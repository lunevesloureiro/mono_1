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9F4944" w14:textId="77777777" w:rsidR="00A76276" w:rsidRPr="00C37DA5" w:rsidRDefault="00A76276" w:rsidP="00AA4C2E">
      <w:pPr>
        <w:pBdr>
          <w:top w:val="nil"/>
          <w:left w:val="nil"/>
          <w:bottom w:val="nil"/>
          <w:right w:val="nil"/>
          <w:between w:val="nil"/>
        </w:pBdr>
        <w:spacing w:before="240" w:after="240" w:line="312" w:lineRule="auto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  <w:bookmarkStart w:id="0" w:name="_heading=h.gjdgxs" w:colFirst="0" w:colLast="0"/>
      <w:bookmarkEnd w:id="0"/>
    </w:p>
    <w:p w14:paraId="42D1C946" w14:textId="77777777" w:rsidR="00FD43D9" w:rsidRPr="00C37DA5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before="240" w:after="240" w:line="312" w:lineRule="auto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  <w:r w:rsidRPr="00793A72">
        <w:rPr>
          <w:rFonts w:ascii="Arial" w:eastAsia="Tahoma" w:hAnsi="Arial" w:cs="Arial"/>
          <w:i/>
          <w:noProof/>
          <w:color w:val="000000"/>
          <w:sz w:val="40"/>
          <w:szCs w:val="40"/>
        </w:rPr>
        <w:drawing>
          <wp:inline distT="0" distB="0" distL="0" distR="0" wp14:anchorId="04AD91ED" wp14:editId="11C3F36A">
            <wp:extent cx="5762625" cy="742950"/>
            <wp:effectExtent l="0" t="0" r="0" b="0"/>
            <wp:docPr id="3" name="image2.png" descr="Cabeçalho%20pagina%20princip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abeçalho%20pagina%20principal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36B7C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before="240" w:after="240" w:line="312" w:lineRule="auto"/>
        <w:jc w:val="both"/>
        <w:rPr>
          <w:rFonts w:ascii="Arial" w:eastAsia="Tahoma" w:hAnsi="Arial" w:cs="Arial"/>
          <w:i/>
          <w:color w:val="000000"/>
          <w:sz w:val="40"/>
          <w:szCs w:val="40"/>
        </w:rPr>
      </w:pPr>
    </w:p>
    <w:p w14:paraId="3ADF1A7C" w14:textId="77777777" w:rsidR="00FD43D9" w:rsidRPr="00793A72" w:rsidRDefault="00BB32E3" w:rsidP="00AA4C2E">
      <w:pPr>
        <w:pBdr>
          <w:top w:val="nil"/>
          <w:left w:val="nil"/>
          <w:bottom w:val="nil"/>
          <w:right w:val="nil"/>
          <w:between w:val="nil"/>
        </w:pBdr>
        <w:spacing w:before="240" w:after="240" w:line="312" w:lineRule="auto"/>
        <w:jc w:val="both"/>
        <w:rPr>
          <w:rFonts w:ascii="Arial" w:eastAsia="Tahoma" w:hAnsi="Arial" w:cs="Arial"/>
          <w:i/>
          <w:color w:val="000000"/>
          <w:sz w:val="40"/>
          <w:szCs w:val="40"/>
        </w:rPr>
      </w:pPr>
      <w:r w:rsidRPr="00793A72">
        <w:rPr>
          <w:rFonts w:ascii="Arial" w:eastAsia="Tahoma" w:hAnsi="Arial" w:cs="Arial"/>
          <w:i/>
          <w:color w:val="000000"/>
          <w:sz w:val="40"/>
          <w:szCs w:val="40"/>
        </w:rPr>
        <w:t>Luciana Neves Loureiro</w:t>
      </w:r>
    </w:p>
    <w:p w14:paraId="1C07E7DB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before="240" w:after="240" w:line="312" w:lineRule="auto"/>
        <w:jc w:val="both"/>
        <w:rPr>
          <w:rFonts w:ascii="Arial" w:eastAsia="Tahoma" w:hAnsi="Arial" w:cs="Arial"/>
          <w:i/>
          <w:color w:val="000000"/>
          <w:sz w:val="40"/>
          <w:szCs w:val="40"/>
        </w:rPr>
      </w:pPr>
    </w:p>
    <w:p w14:paraId="76568A1B" w14:textId="77777777" w:rsidR="00FD43D9" w:rsidRPr="00793A72" w:rsidRDefault="00BB32E3" w:rsidP="00AA4C2E">
      <w:pPr>
        <w:pBdr>
          <w:top w:val="nil"/>
          <w:left w:val="nil"/>
          <w:bottom w:val="nil"/>
          <w:right w:val="nil"/>
          <w:between w:val="nil"/>
        </w:pBdr>
        <w:spacing w:before="240" w:after="240" w:line="312" w:lineRule="auto"/>
        <w:jc w:val="both"/>
        <w:rPr>
          <w:rFonts w:ascii="Arial" w:eastAsia="Tahoma" w:hAnsi="Arial" w:cs="Arial"/>
          <w:i/>
          <w:color w:val="000000"/>
          <w:sz w:val="40"/>
          <w:szCs w:val="40"/>
        </w:rPr>
      </w:pPr>
      <w:r w:rsidRPr="00793A72">
        <w:rPr>
          <w:rFonts w:ascii="Arial" w:eastAsia="Tahoma" w:hAnsi="Arial" w:cs="Arial"/>
          <w:i/>
          <w:color w:val="000000"/>
          <w:sz w:val="40"/>
          <w:szCs w:val="40"/>
        </w:rPr>
        <w:t>Uso de Redes Neurais</w:t>
      </w:r>
      <w:r w:rsidR="00BD6C22" w:rsidRPr="00793A72">
        <w:rPr>
          <w:rFonts w:ascii="Arial" w:eastAsia="Tahoma" w:hAnsi="Arial" w:cs="Arial"/>
          <w:i/>
          <w:color w:val="000000"/>
          <w:sz w:val="40"/>
          <w:szCs w:val="40"/>
        </w:rPr>
        <w:t xml:space="preserve"> Convolucionais</w:t>
      </w:r>
      <w:r w:rsidRPr="00793A72">
        <w:rPr>
          <w:rFonts w:ascii="Arial" w:eastAsia="Tahoma" w:hAnsi="Arial" w:cs="Arial"/>
          <w:i/>
          <w:color w:val="000000"/>
          <w:sz w:val="40"/>
          <w:szCs w:val="40"/>
        </w:rPr>
        <w:t xml:space="preserve"> para Detecção de Emissões Fugitivas a partir de imagens</w:t>
      </w:r>
    </w:p>
    <w:p w14:paraId="70FD2DEF" w14:textId="77777777" w:rsidR="00FD43D9" w:rsidRPr="00C37DA5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09" w:hanging="709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3BD81B0B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before="240" w:after="240" w:line="312" w:lineRule="auto"/>
        <w:jc w:val="both"/>
        <w:rPr>
          <w:rFonts w:ascii="Arial" w:eastAsia="Tahoma" w:hAnsi="Arial" w:cs="Arial"/>
          <w:i/>
          <w:color w:val="000000"/>
          <w:sz w:val="40"/>
          <w:szCs w:val="40"/>
        </w:rPr>
      </w:pPr>
    </w:p>
    <w:p w14:paraId="6C923A27" w14:textId="77777777" w:rsidR="00FD43D9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Tahoma" w:hAnsi="Arial" w:cs="Arial"/>
          <w:i/>
          <w:color w:val="000000"/>
          <w:sz w:val="36"/>
          <w:szCs w:val="36"/>
        </w:rPr>
      </w:pPr>
      <w:r w:rsidRPr="00793A72">
        <w:rPr>
          <w:rFonts w:ascii="Arial" w:eastAsia="Tahoma" w:hAnsi="Arial" w:cs="Arial"/>
          <w:i/>
          <w:color w:val="000000"/>
          <w:sz w:val="36"/>
          <w:szCs w:val="36"/>
        </w:rPr>
        <w:t xml:space="preserve">Monografia de Final de Curso </w:t>
      </w:r>
    </w:p>
    <w:p w14:paraId="40CDDD1C" w14:textId="5CBE811D" w:rsidR="00FD43D9" w:rsidRPr="00793A72" w:rsidRDefault="008F7D3F" w:rsidP="00AA4C2E">
      <w:pPr>
        <w:pBdr>
          <w:top w:val="nil"/>
          <w:left w:val="nil"/>
          <w:bottom w:val="nil"/>
          <w:right w:val="nil"/>
          <w:between w:val="nil"/>
        </w:pBdr>
        <w:spacing w:before="360" w:after="240" w:line="312" w:lineRule="auto"/>
        <w:jc w:val="both"/>
        <w:rPr>
          <w:rFonts w:ascii="Arial" w:eastAsia="Tahoma" w:hAnsi="Arial" w:cs="Arial"/>
          <w:b/>
          <w:i/>
          <w:color w:val="000000"/>
        </w:rPr>
      </w:pPr>
      <w:r>
        <w:rPr>
          <w:rFonts w:ascii="Arial" w:eastAsia="Tahoma" w:hAnsi="Arial" w:cs="Arial"/>
          <w:b/>
          <w:i/>
          <w:color w:val="000000"/>
        </w:rPr>
        <w:t>26</w:t>
      </w:r>
      <w:r w:rsidR="00BB32E3" w:rsidRPr="00793A72">
        <w:rPr>
          <w:rFonts w:ascii="Arial" w:eastAsia="Tahoma" w:hAnsi="Arial" w:cs="Arial"/>
          <w:b/>
          <w:i/>
          <w:color w:val="000000"/>
        </w:rPr>
        <w:t>/0</w:t>
      </w:r>
      <w:r w:rsidR="002D3457">
        <w:rPr>
          <w:rFonts w:ascii="Arial" w:eastAsia="Tahoma" w:hAnsi="Arial" w:cs="Arial"/>
          <w:b/>
          <w:i/>
          <w:color w:val="000000"/>
        </w:rPr>
        <w:t>6</w:t>
      </w:r>
      <w:r w:rsidR="00AD0D7D" w:rsidRPr="00793A72">
        <w:rPr>
          <w:rFonts w:ascii="Arial" w:eastAsia="Tahoma" w:hAnsi="Arial" w:cs="Arial"/>
          <w:b/>
          <w:i/>
          <w:color w:val="000000"/>
        </w:rPr>
        <w:t>/20</w:t>
      </w:r>
      <w:r w:rsidR="00BB32E3" w:rsidRPr="00793A72">
        <w:rPr>
          <w:rFonts w:ascii="Arial" w:eastAsia="Tahoma" w:hAnsi="Arial" w:cs="Arial"/>
          <w:b/>
          <w:i/>
        </w:rPr>
        <w:t>21</w:t>
      </w:r>
    </w:p>
    <w:p w14:paraId="34A8473A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before="360" w:after="240" w:line="312" w:lineRule="auto"/>
        <w:jc w:val="both"/>
        <w:rPr>
          <w:rFonts w:ascii="Arial" w:eastAsia="Tahoma" w:hAnsi="Arial" w:cs="Arial"/>
          <w:b/>
          <w:i/>
          <w:color w:val="000000"/>
        </w:rPr>
      </w:pPr>
    </w:p>
    <w:p w14:paraId="36C13D8F" w14:textId="1705D749" w:rsidR="00FD43D9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before="360" w:after="240" w:line="312" w:lineRule="auto"/>
        <w:jc w:val="both"/>
        <w:rPr>
          <w:rFonts w:ascii="Arial" w:eastAsia="Tahoma" w:hAnsi="Arial" w:cs="Arial"/>
          <w:b/>
          <w:i/>
          <w:color w:val="000000"/>
        </w:rPr>
      </w:pPr>
      <w:r w:rsidRPr="00793A72">
        <w:rPr>
          <w:rFonts w:ascii="Arial" w:eastAsia="Tahoma" w:hAnsi="Arial" w:cs="Arial"/>
          <w:b/>
          <w:i/>
          <w:color w:val="000000"/>
        </w:rPr>
        <w:t xml:space="preserve">Monografia apresentada ao Departamento de Engenharia </w:t>
      </w:r>
      <w:r w:rsidR="0082670F" w:rsidRPr="00793A72">
        <w:rPr>
          <w:rFonts w:ascii="Arial" w:eastAsia="Tahoma" w:hAnsi="Arial" w:cs="Arial"/>
          <w:b/>
          <w:i/>
          <w:color w:val="000000"/>
        </w:rPr>
        <w:t xml:space="preserve">Elétrica da PUC/Rio como parte dos requisitos </w:t>
      </w:r>
      <w:r w:rsidRPr="00793A72">
        <w:rPr>
          <w:rFonts w:ascii="Arial" w:eastAsia="Tahoma" w:hAnsi="Arial" w:cs="Arial"/>
          <w:b/>
          <w:i/>
          <w:color w:val="000000"/>
        </w:rPr>
        <w:t>para a obtenção do título de Especialização</w:t>
      </w:r>
      <w:proofErr w:type="gramStart"/>
      <w:r w:rsidRPr="00793A72">
        <w:rPr>
          <w:rFonts w:ascii="Arial" w:eastAsia="Tahoma" w:hAnsi="Arial" w:cs="Arial"/>
          <w:b/>
          <w:i/>
          <w:color w:val="000000"/>
        </w:rPr>
        <w:t xml:space="preserve">  </w:t>
      </w:r>
      <w:proofErr w:type="gramEnd"/>
      <w:r w:rsidRPr="00793A72">
        <w:rPr>
          <w:rFonts w:ascii="Arial" w:eastAsia="Tahoma" w:hAnsi="Arial" w:cs="Arial"/>
          <w:b/>
          <w:i/>
          <w:color w:val="000000"/>
        </w:rPr>
        <w:t xml:space="preserve">em Business </w:t>
      </w:r>
      <w:proofErr w:type="spellStart"/>
      <w:r w:rsidRPr="00793A72">
        <w:rPr>
          <w:rFonts w:ascii="Arial" w:eastAsia="Tahoma" w:hAnsi="Arial" w:cs="Arial"/>
          <w:b/>
          <w:i/>
          <w:color w:val="000000"/>
        </w:rPr>
        <w:t>Intelligence</w:t>
      </w:r>
      <w:proofErr w:type="spellEnd"/>
      <w:r w:rsidRPr="00793A72">
        <w:rPr>
          <w:rFonts w:ascii="Arial" w:eastAsia="Tahoma" w:hAnsi="Arial" w:cs="Arial"/>
          <w:b/>
          <w:i/>
          <w:color w:val="000000"/>
        </w:rPr>
        <w:t>.</w:t>
      </w:r>
    </w:p>
    <w:p w14:paraId="2E636759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before="360" w:after="240" w:line="312" w:lineRule="auto"/>
        <w:jc w:val="both"/>
        <w:rPr>
          <w:rFonts w:ascii="Arial" w:eastAsia="Tahoma" w:hAnsi="Arial" w:cs="Arial"/>
          <w:b/>
          <w:i/>
          <w:color w:val="000000"/>
        </w:rPr>
      </w:pPr>
    </w:p>
    <w:p w14:paraId="3680975A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before="360" w:after="240" w:line="312" w:lineRule="auto"/>
        <w:jc w:val="both"/>
        <w:rPr>
          <w:rFonts w:ascii="Arial" w:eastAsia="Tahoma" w:hAnsi="Arial" w:cs="Arial"/>
          <w:b/>
          <w:i/>
          <w:color w:val="000000"/>
        </w:rPr>
      </w:pPr>
    </w:p>
    <w:p w14:paraId="3D2AC5FF" w14:textId="5620C716" w:rsidR="00BB32E3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before="360" w:after="240" w:line="312" w:lineRule="auto"/>
        <w:jc w:val="both"/>
        <w:rPr>
          <w:rFonts w:ascii="Arial" w:eastAsia="Tahoma" w:hAnsi="Arial" w:cs="Arial"/>
          <w:b/>
          <w:i/>
          <w:color w:val="000000"/>
        </w:rPr>
      </w:pPr>
      <w:r w:rsidRPr="00793A72">
        <w:rPr>
          <w:rFonts w:ascii="Arial" w:eastAsia="Tahoma" w:hAnsi="Arial" w:cs="Arial"/>
          <w:b/>
          <w:i/>
          <w:color w:val="000000"/>
        </w:rPr>
        <w:t xml:space="preserve">Orientadores: </w:t>
      </w:r>
      <w:r w:rsidR="005E1587" w:rsidRPr="00793A72">
        <w:rPr>
          <w:rFonts w:ascii="Arial" w:eastAsia="Tahoma" w:hAnsi="Arial" w:cs="Arial"/>
          <w:b/>
          <w:i/>
          <w:color w:val="000000"/>
        </w:rPr>
        <w:t xml:space="preserve">Manoela </w:t>
      </w:r>
      <w:proofErr w:type="spellStart"/>
      <w:r w:rsidR="005E1587" w:rsidRPr="00793A72">
        <w:rPr>
          <w:rFonts w:ascii="Arial" w:eastAsia="Tahoma" w:hAnsi="Arial" w:cs="Arial"/>
          <w:b/>
          <w:i/>
          <w:color w:val="000000"/>
        </w:rPr>
        <w:t>Kohler</w:t>
      </w:r>
      <w:proofErr w:type="spellEnd"/>
    </w:p>
    <w:p w14:paraId="2CFAA945" w14:textId="77777777" w:rsidR="00FD43D9" w:rsidRPr="00C37DA5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273C898B" w14:textId="77777777" w:rsidR="00FD43D9" w:rsidRPr="00C37DA5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Arial" w:hAnsi="Arial" w:cs="Arial"/>
          <w:color w:val="000000"/>
        </w:rPr>
      </w:pPr>
      <w:r w:rsidRPr="00C37DA5">
        <w:rPr>
          <w:rFonts w:ascii="Arial" w:eastAsia="Arial" w:hAnsi="Arial" w:cs="Arial"/>
          <w:noProof/>
          <w:color w:val="000000"/>
        </w:rPr>
        <w:drawing>
          <wp:inline distT="0" distB="0" distL="0" distR="0" wp14:anchorId="255DD378" wp14:editId="1B8671A5">
            <wp:extent cx="3981450" cy="66675"/>
            <wp:effectExtent l="0" t="0" r="0" b="0"/>
            <wp:docPr id="4" name="image1.png" descr="barra direi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barra direita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56C4A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before="40" w:line="312" w:lineRule="auto"/>
        <w:jc w:val="both"/>
        <w:rPr>
          <w:rFonts w:ascii="Arial" w:eastAsia="Tahoma" w:hAnsi="Arial" w:cs="Arial"/>
          <w:color w:val="000000"/>
          <w:sz w:val="20"/>
          <w:szCs w:val="20"/>
        </w:rPr>
      </w:pPr>
    </w:p>
    <w:p w14:paraId="34703939" w14:textId="37DFF738" w:rsidR="00FD43D9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hAnsi="Arial" w:cs="Arial"/>
        </w:rPr>
        <w:br w:type="page"/>
      </w:r>
    </w:p>
    <w:p w14:paraId="504FFD39" w14:textId="77777777" w:rsidR="00FD43D9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eastAsia="Tahoma" w:hAnsi="Arial" w:cs="Arial"/>
          <w:color w:val="000000"/>
        </w:rPr>
        <w:lastRenderedPageBreak/>
        <w:t>Dedicatória</w:t>
      </w:r>
    </w:p>
    <w:p w14:paraId="27B2526B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7F109D1F" w14:textId="0165AF42" w:rsidR="00FD43D9" w:rsidRPr="00793A72" w:rsidRDefault="000E0DE1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eastAsia="Tahoma" w:hAnsi="Arial" w:cs="Arial"/>
          <w:color w:val="000000"/>
        </w:rPr>
        <w:t>Dedico esse estudo</w:t>
      </w:r>
      <w:r w:rsidR="00CE3C2F" w:rsidRPr="00793A72">
        <w:rPr>
          <w:rFonts w:ascii="Arial" w:eastAsia="Tahoma" w:hAnsi="Arial" w:cs="Arial"/>
          <w:color w:val="000000"/>
        </w:rPr>
        <w:t xml:space="preserve"> aos </w:t>
      </w:r>
      <w:r w:rsidR="00FA5A8D" w:rsidRPr="00793A72">
        <w:rPr>
          <w:rFonts w:ascii="Arial" w:eastAsia="Tahoma" w:hAnsi="Arial" w:cs="Arial"/>
          <w:color w:val="000000"/>
        </w:rPr>
        <w:t xml:space="preserve">meus </w:t>
      </w:r>
      <w:r w:rsidR="00CE3C2F" w:rsidRPr="00793A72">
        <w:rPr>
          <w:rFonts w:ascii="Arial" w:eastAsia="Tahoma" w:hAnsi="Arial" w:cs="Arial"/>
          <w:color w:val="000000"/>
        </w:rPr>
        <w:t xml:space="preserve">companheiros de trabalho </w:t>
      </w:r>
      <w:r w:rsidR="00FA5A8D" w:rsidRPr="00793A72">
        <w:rPr>
          <w:rFonts w:ascii="Arial" w:eastAsia="Tahoma" w:hAnsi="Arial" w:cs="Arial"/>
          <w:color w:val="000000"/>
        </w:rPr>
        <w:t xml:space="preserve">que apoiaram </w:t>
      </w:r>
      <w:r w:rsidR="00CE3C2F" w:rsidRPr="00793A72">
        <w:rPr>
          <w:rFonts w:ascii="Arial" w:eastAsia="Tahoma" w:hAnsi="Arial" w:cs="Arial"/>
          <w:color w:val="000000"/>
        </w:rPr>
        <w:t xml:space="preserve">as campanhas de monitoramento </w:t>
      </w:r>
      <w:r w:rsidRPr="00793A72">
        <w:rPr>
          <w:rFonts w:ascii="Arial" w:eastAsia="Tahoma" w:hAnsi="Arial" w:cs="Arial"/>
          <w:color w:val="000000"/>
        </w:rPr>
        <w:t>de fontes de emissões fugitivas</w:t>
      </w:r>
      <w:r w:rsidR="00FA5A8D" w:rsidRPr="00793A72">
        <w:rPr>
          <w:rFonts w:ascii="Arial" w:eastAsia="Tahoma" w:hAnsi="Arial" w:cs="Arial"/>
          <w:color w:val="000000"/>
        </w:rPr>
        <w:t xml:space="preserve"> em meio à pandemia</w:t>
      </w:r>
      <w:r w:rsidR="00AA4C2E">
        <w:rPr>
          <w:rFonts w:ascii="Arial" w:eastAsia="Tahoma" w:hAnsi="Arial" w:cs="Arial"/>
          <w:color w:val="000000"/>
        </w:rPr>
        <w:t xml:space="preserve"> do COVID 19</w:t>
      </w:r>
      <w:r w:rsidR="00FA5A8D" w:rsidRPr="00793A72">
        <w:rPr>
          <w:rFonts w:ascii="Arial" w:eastAsia="Tahoma" w:hAnsi="Arial" w:cs="Arial"/>
          <w:color w:val="000000"/>
        </w:rPr>
        <w:t>.</w:t>
      </w:r>
      <w:r w:rsidRPr="00793A72">
        <w:rPr>
          <w:rFonts w:ascii="Arial" w:eastAsia="Tahoma" w:hAnsi="Arial" w:cs="Arial"/>
          <w:color w:val="000000"/>
        </w:rPr>
        <w:t xml:space="preserve"> </w:t>
      </w:r>
    </w:p>
    <w:p w14:paraId="3B68AEB0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3A027CAA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C7560B9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E0C6051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BD7C55E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6FBB54A1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0AA8826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2935BD66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DAFB040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28093D16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5794F2C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19DF0279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1B6E8F9F" w14:textId="77777777" w:rsidR="00FD43D9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eastAsia="Tahoma" w:hAnsi="Arial" w:cs="Arial"/>
          <w:color w:val="000000"/>
        </w:rPr>
        <w:t xml:space="preserve"> </w:t>
      </w:r>
    </w:p>
    <w:p w14:paraId="7B8896AB" w14:textId="77777777" w:rsidR="00FD43D9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hAnsi="Arial" w:cs="Arial"/>
        </w:rPr>
        <w:br w:type="page"/>
      </w:r>
      <w:r w:rsidRPr="00793A72">
        <w:rPr>
          <w:rFonts w:ascii="Arial" w:eastAsia="Tahoma" w:hAnsi="Arial" w:cs="Arial"/>
          <w:color w:val="000000"/>
        </w:rPr>
        <w:lastRenderedPageBreak/>
        <w:t>Agradecimentos</w:t>
      </w:r>
    </w:p>
    <w:p w14:paraId="420926C1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7420894F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1F409BAE" w14:textId="366D9E8A" w:rsidR="00FD43D9" w:rsidRPr="00793A72" w:rsidRDefault="000E0DE1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eastAsia="Tahoma" w:hAnsi="Arial" w:cs="Arial"/>
          <w:color w:val="000000"/>
        </w:rPr>
        <w:t xml:space="preserve">Agradeço as professoras Carolina e Manoela pela compreensão diante dos atropelos </w:t>
      </w:r>
      <w:r w:rsidR="002D3457">
        <w:rPr>
          <w:rFonts w:ascii="Arial" w:eastAsia="Tahoma" w:hAnsi="Arial" w:cs="Arial"/>
          <w:color w:val="000000"/>
        </w:rPr>
        <w:t>ao longo do desenvolvimento da monografia e pelas</w:t>
      </w:r>
      <w:r w:rsidR="00FA5A8D" w:rsidRPr="00793A72">
        <w:rPr>
          <w:rFonts w:ascii="Arial" w:eastAsia="Tahoma" w:hAnsi="Arial" w:cs="Arial"/>
          <w:color w:val="000000"/>
        </w:rPr>
        <w:t xml:space="preserve"> palavras de</w:t>
      </w:r>
      <w:r w:rsidRPr="00793A72">
        <w:rPr>
          <w:rFonts w:ascii="Arial" w:eastAsia="Tahoma" w:hAnsi="Arial" w:cs="Arial"/>
          <w:color w:val="000000"/>
        </w:rPr>
        <w:t xml:space="preserve"> incentivo.</w:t>
      </w:r>
    </w:p>
    <w:p w14:paraId="0CA11EFB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1C2E4293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35BCCE81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274B012F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3792525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5992B157" w14:textId="77777777" w:rsidR="00FD43D9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eastAsia="Tahoma" w:hAnsi="Arial" w:cs="Arial"/>
          <w:color w:val="000000"/>
        </w:rPr>
        <w:t xml:space="preserve"> </w:t>
      </w:r>
    </w:p>
    <w:p w14:paraId="70D5370A" w14:textId="7BA90B58" w:rsidR="009765DE" w:rsidRPr="008F7D3F" w:rsidRDefault="00AD0D7D" w:rsidP="00AA4C2E">
      <w:pPr>
        <w:pStyle w:val="Ttulo1"/>
        <w:spacing w:line="312" w:lineRule="auto"/>
        <w:jc w:val="both"/>
      </w:pPr>
      <w:r w:rsidRPr="00C37DA5">
        <w:br w:type="page"/>
      </w:r>
    </w:p>
    <w:p w14:paraId="05CA60E8" w14:textId="77777777" w:rsidR="009D34B8" w:rsidRPr="008F7D3F" w:rsidRDefault="009D34B8" w:rsidP="00AA4C2E">
      <w:pPr>
        <w:spacing w:line="312" w:lineRule="auto"/>
        <w:jc w:val="both"/>
        <w:rPr>
          <w:rFonts w:ascii="Arial" w:hAnsi="Arial" w:cs="Arial"/>
          <w:b/>
          <w:bCs/>
          <w:kern w:val="32"/>
        </w:rPr>
      </w:pPr>
    </w:p>
    <w:p w14:paraId="0BE7B78E" w14:textId="77777777" w:rsidR="00854398" w:rsidRPr="008F7D3F" w:rsidRDefault="00854398" w:rsidP="00AA4C2E">
      <w:pPr>
        <w:spacing w:line="312" w:lineRule="auto"/>
        <w:jc w:val="both"/>
        <w:rPr>
          <w:rFonts w:ascii="Arial" w:hAnsi="Arial" w:cs="Arial"/>
          <w:b/>
          <w:bCs/>
          <w:kern w:val="32"/>
        </w:rPr>
      </w:pPr>
    </w:p>
    <w:p w14:paraId="537980ED" w14:textId="77777777" w:rsidR="00854398" w:rsidRPr="008F7D3F" w:rsidRDefault="00854398" w:rsidP="00AA4C2E">
      <w:pPr>
        <w:spacing w:line="312" w:lineRule="auto"/>
        <w:jc w:val="both"/>
        <w:rPr>
          <w:rFonts w:ascii="Arial" w:hAnsi="Arial" w:cs="Arial"/>
          <w:b/>
          <w:bCs/>
          <w:kern w:val="32"/>
        </w:rPr>
      </w:pPr>
    </w:p>
    <w:p w14:paraId="7753E2BB" w14:textId="77777777" w:rsidR="00854398" w:rsidRPr="008F7D3F" w:rsidRDefault="00854398" w:rsidP="00AA4C2E">
      <w:pPr>
        <w:spacing w:line="312" w:lineRule="auto"/>
        <w:jc w:val="both"/>
        <w:rPr>
          <w:rFonts w:ascii="Arial" w:hAnsi="Arial" w:cs="Arial"/>
          <w:b/>
          <w:bCs/>
          <w:kern w:val="32"/>
        </w:rPr>
      </w:pPr>
    </w:p>
    <w:p w14:paraId="682E0995" w14:textId="77777777" w:rsidR="00854398" w:rsidRPr="008F7D3F" w:rsidRDefault="00854398" w:rsidP="00AA4C2E">
      <w:pPr>
        <w:spacing w:line="312" w:lineRule="auto"/>
        <w:jc w:val="both"/>
        <w:rPr>
          <w:rFonts w:ascii="Arial" w:hAnsi="Arial" w:cs="Arial"/>
          <w:b/>
          <w:bCs/>
          <w:kern w:val="32"/>
        </w:rPr>
      </w:pPr>
    </w:p>
    <w:p w14:paraId="49327777" w14:textId="77777777" w:rsidR="00854398" w:rsidRPr="008F7D3F" w:rsidRDefault="00854398" w:rsidP="00AA4C2E">
      <w:pPr>
        <w:spacing w:line="312" w:lineRule="auto"/>
        <w:jc w:val="both"/>
        <w:rPr>
          <w:rFonts w:ascii="Arial" w:hAnsi="Arial" w:cs="Arial"/>
          <w:b/>
          <w:bCs/>
          <w:kern w:val="32"/>
        </w:rPr>
      </w:pPr>
    </w:p>
    <w:p w14:paraId="301DDE02" w14:textId="77777777" w:rsidR="00854398" w:rsidRPr="008F7D3F" w:rsidRDefault="00854398" w:rsidP="00AA4C2E">
      <w:pPr>
        <w:spacing w:line="312" w:lineRule="auto"/>
        <w:jc w:val="both"/>
        <w:rPr>
          <w:rFonts w:ascii="Arial" w:hAnsi="Arial" w:cs="Arial"/>
          <w:b/>
          <w:bCs/>
          <w:kern w:val="32"/>
        </w:rPr>
      </w:pPr>
    </w:p>
    <w:p w14:paraId="420632FC" w14:textId="77777777" w:rsidR="00854398" w:rsidRDefault="00854398" w:rsidP="00AA4C2E">
      <w:pPr>
        <w:spacing w:line="312" w:lineRule="auto"/>
        <w:jc w:val="both"/>
        <w:rPr>
          <w:rFonts w:ascii="Arial" w:hAnsi="Arial" w:cs="Arial"/>
          <w:b/>
        </w:rPr>
      </w:pPr>
    </w:p>
    <w:p w14:paraId="1F252FEC" w14:textId="77777777" w:rsidR="008F7D3F" w:rsidRDefault="008F7D3F" w:rsidP="00AA4C2E">
      <w:pPr>
        <w:spacing w:line="312" w:lineRule="auto"/>
        <w:jc w:val="both"/>
        <w:rPr>
          <w:rFonts w:ascii="Arial" w:hAnsi="Arial" w:cs="Arial"/>
          <w:b/>
        </w:rPr>
      </w:pPr>
    </w:p>
    <w:p w14:paraId="70AC3B6F" w14:textId="77777777" w:rsidR="008F7D3F" w:rsidRPr="008F7D3F" w:rsidRDefault="008F7D3F" w:rsidP="00AA4C2E">
      <w:pPr>
        <w:spacing w:line="312" w:lineRule="auto"/>
        <w:jc w:val="both"/>
        <w:rPr>
          <w:rFonts w:ascii="Arial" w:hAnsi="Arial" w:cs="Arial"/>
          <w:b/>
        </w:rPr>
      </w:pPr>
    </w:p>
    <w:p w14:paraId="137EB052" w14:textId="77777777" w:rsidR="00FD43D9" w:rsidRPr="00793A72" w:rsidRDefault="00AD0D7D" w:rsidP="00AA4C2E">
      <w:pPr>
        <w:pStyle w:val="Ttulo1"/>
        <w:spacing w:line="312" w:lineRule="auto"/>
        <w:jc w:val="both"/>
        <w:rPr>
          <w:rFonts w:eastAsia="Tahoma"/>
        </w:rPr>
      </w:pPr>
      <w:bookmarkStart w:id="1" w:name="_Toc75716624"/>
      <w:r w:rsidRPr="00C37DA5">
        <w:rPr>
          <w:rFonts w:eastAsia="Tahoma"/>
        </w:rPr>
        <w:t>RESUMO</w:t>
      </w:r>
      <w:bookmarkEnd w:id="1"/>
    </w:p>
    <w:p w14:paraId="7E3EE4F2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4DE209BB" w14:textId="2667E0B6" w:rsidR="00A74528" w:rsidRPr="00793A72" w:rsidRDefault="00BB32E3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C37DA5">
        <w:rPr>
          <w:rFonts w:ascii="Arial" w:eastAsia="Tahoma" w:hAnsi="Arial" w:cs="Arial"/>
          <w:color w:val="000000"/>
        </w:rPr>
        <w:t xml:space="preserve">Esta monografia </w:t>
      </w:r>
      <w:r w:rsidR="00EC33D4" w:rsidRPr="00793A72">
        <w:rPr>
          <w:rFonts w:ascii="Arial" w:eastAsia="Tahoma" w:hAnsi="Arial" w:cs="Arial"/>
          <w:color w:val="000000"/>
        </w:rPr>
        <w:t xml:space="preserve">apresenta </w:t>
      </w:r>
      <w:r w:rsidR="0082670F" w:rsidRPr="00793A72">
        <w:rPr>
          <w:rFonts w:ascii="Arial" w:eastAsia="Tahoma" w:hAnsi="Arial" w:cs="Arial"/>
          <w:color w:val="000000"/>
        </w:rPr>
        <w:t xml:space="preserve">um </w:t>
      </w:r>
      <w:r w:rsidR="00EC33D4" w:rsidRPr="00793A72">
        <w:rPr>
          <w:rFonts w:ascii="Arial" w:eastAsia="Tahoma" w:hAnsi="Arial" w:cs="Arial"/>
          <w:color w:val="000000"/>
        </w:rPr>
        <w:t>método</w:t>
      </w:r>
      <w:r w:rsidRPr="00793A72">
        <w:rPr>
          <w:rFonts w:ascii="Arial" w:eastAsia="Tahoma" w:hAnsi="Arial" w:cs="Arial"/>
          <w:color w:val="000000"/>
        </w:rPr>
        <w:t xml:space="preserve"> para d</w:t>
      </w:r>
      <w:r w:rsidR="0082670F" w:rsidRPr="00793A72">
        <w:rPr>
          <w:rFonts w:ascii="Arial" w:eastAsia="Tahoma" w:hAnsi="Arial" w:cs="Arial"/>
          <w:color w:val="000000"/>
        </w:rPr>
        <w:t>etecção</w:t>
      </w:r>
      <w:r w:rsidRPr="00793A72">
        <w:rPr>
          <w:rFonts w:ascii="Arial" w:eastAsia="Tahoma" w:hAnsi="Arial" w:cs="Arial"/>
          <w:color w:val="000000"/>
        </w:rPr>
        <w:t xml:space="preserve"> de emissões fugitivas </w:t>
      </w:r>
      <w:r w:rsidR="00EC33D4" w:rsidRPr="00793A72">
        <w:rPr>
          <w:rFonts w:ascii="Arial" w:eastAsia="Tahoma" w:hAnsi="Arial" w:cs="Arial"/>
          <w:color w:val="000000"/>
        </w:rPr>
        <w:t>(</w:t>
      </w:r>
      <w:r w:rsidR="00EC33D4" w:rsidRPr="00793A72">
        <w:rPr>
          <w:rFonts w:ascii="Arial" w:hAnsi="Arial" w:cs="Arial"/>
        </w:rPr>
        <w:t>emanações de gases provenientes de componentes de linhas de processo que ocorrem, em geral, por perda de estanqueidade e de maneira randômica)</w:t>
      </w:r>
      <w:r w:rsidR="00EC33D4" w:rsidRPr="00793A72">
        <w:rPr>
          <w:rFonts w:ascii="Arial" w:eastAsia="Tahoma" w:hAnsi="Arial" w:cs="Arial"/>
          <w:color w:val="000000"/>
        </w:rPr>
        <w:t xml:space="preserve"> de Compostos Orgânicos Voláteis (</w:t>
      </w:r>
      <w:proofErr w:type="spellStart"/>
      <w:r w:rsidR="00EC33D4" w:rsidRPr="00793A72">
        <w:rPr>
          <w:rFonts w:ascii="Arial" w:eastAsia="Tahoma" w:hAnsi="Arial" w:cs="Arial"/>
          <w:color w:val="000000"/>
        </w:rPr>
        <w:t>COVs</w:t>
      </w:r>
      <w:proofErr w:type="spellEnd"/>
      <w:r w:rsidR="00EC33D4" w:rsidRPr="00793A72">
        <w:rPr>
          <w:rFonts w:ascii="Arial" w:eastAsia="Tahoma" w:hAnsi="Arial" w:cs="Arial"/>
          <w:color w:val="000000"/>
        </w:rPr>
        <w:t>) e metano (CH</w:t>
      </w:r>
      <w:r w:rsidR="00EC33D4" w:rsidRPr="00793A72">
        <w:rPr>
          <w:rFonts w:ascii="Arial" w:eastAsia="Tahoma" w:hAnsi="Arial" w:cs="Arial"/>
          <w:color w:val="000000"/>
          <w:vertAlign w:val="subscript"/>
        </w:rPr>
        <w:t>4</w:t>
      </w:r>
      <w:r w:rsidR="00BD6C22" w:rsidRPr="00793A72">
        <w:rPr>
          <w:rFonts w:ascii="Arial" w:eastAsia="Tahoma" w:hAnsi="Arial" w:cs="Arial"/>
          <w:color w:val="000000"/>
        </w:rPr>
        <w:t>)</w:t>
      </w:r>
      <w:r w:rsidR="002D3457">
        <w:rPr>
          <w:rFonts w:ascii="Arial" w:eastAsia="Tahoma" w:hAnsi="Arial" w:cs="Arial"/>
          <w:color w:val="000000"/>
        </w:rPr>
        <w:t>,</w:t>
      </w:r>
      <w:r w:rsidR="00EC33D4" w:rsidRPr="00793A72">
        <w:rPr>
          <w:rFonts w:ascii="Arial" w:eastAsia="Tahoma" w:hAnsi="Arial" w:cs="Arial"/>
          <w:color w:val="000000"/>
        </w:rPr>
        <w:t xml:space="preserve"> a partir de imagens geradas</w:t>
      </w:r>
      <w:r w:rsidR="00EC33D4" w:rsidRPr="00793A72">
        <w:rPr>
          <w:rFonts w:ascii="Arial" w:hAnsi="Arial" w:cs="Arial"/>
        </w:rPr>
        <w:t xml:space="preserve"> com </w:t>
      </w:r>
      <w:r w:rsidR="00EC33D4" w:rsidRPr="00793A72">
        <w:rPr>
          <w:rFonts w:ascii="Arial" w:eastAsia="Tahoma" w:hAnsi="Arial" w:cs="Arial"/>
          <w:color w:val="000000"/>
        </w:rPr>
        <w:t xml:space="preserve">câmera portátil de infravermelho (IR). </w:t>
      </w:r>
    </w:p>
    <w:p w14:paraId="739C2179" w14:textId="6599BBB0" w:rsidR="00FD43D9" w:rsidRPr="00793A72" w:rsidRDefault="00BD6C22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eastAsia="Tahoma" w:hAnsi="Arial" w:cs="Arial"/>
          <w:color w:val="000000"/>
        </w:rPr>
        <w:t>O banco de</w:t>
      </w:r>
      <w:r w:rsidR="00A74528" w:rsidRPr="00793A72">
        <w:rPr>
          <w:rFonts w:ascii="Arial" w:eastAsia="Tahoma" w:hAnsi="Arial" w:cs="Arial"/>
          <w:color w:val="000000"/>
        </w:rPr>
        <w:t xml:space="preserve"> imagens</w:t>
      </w:r>
      <w:r w:rsidR="00311EC7" w:rsidRPr="00793A72">
        <w:rPr>
          <w:rFonts w:ascii="Arial" w:eastAsia="Tahoma" w:hAnsi="Arial" w:cs="Arial"/>
          <w:color w:val="000000"/>
        </w:rPr>
        <w:t xml:space="preserve"> adotado </w:t>
      </w:r>
      <w:r w:rsidRPr="00793A72">
        <w:rPr>
          <w:rFonts w:ascii="Arial" w:eastAsia="Tahoma" w:hAnsi="Arial" w:cs="Arial"/>
          <w:color w:val="000000"/>
        </w:rPr>
        <w:t>foi obtido através de</w:t>
      </w:r>
      <w:r w:rsidR="00A74528" w:rsidRPr="00793A72">
        <w:rPr>
          <w:rFonts w:ascii="Arial" w:eastAsia="Tahoma" w:hAnsi="Arial" w:cs="Arial"/>
          <w:color w:val="000000"/>
        </w:rPr>
        <w:t xml:space="preserve"> campanhas de monitoramento realizadas </w:t>
      </w:r>
      <w:r w:rsidR="002D3457">
        <w:rPr>
          <w:rFonts w:ascii="Arial" w:eastAsia="Tahoma" w:hAnsi="Arial" w:cs="Arial"/>
          <w:color w:val="000000"/>
        </w:rPr>
        <w:t>em U</w:t>
      </w:r>
      <w:r w:rsidR="00A74528" w:rsidRPr="00793A72">
        <w:rPr>
          <w:rFonts w:ascii="Arial" w:eastAsia="Tahoma" w:hAnsi="Arial" w:cs="Arial"/>
          <w:color w:val="000000"/>
        </w:rPr>
        <w:t xml:space="preserve">nidades </w:t>
      </w:r>
      <w:r w:rsidR="002D3457">
        <w:rPr>
          <w:rFonts w:ascii="Arial" w:eastAsia="Tahoma" w:hAnsi="Arial" w:cs="Arial"/>
          <w:color w:val="000000"/>
        </w:rPr>
        <w:t>E</w:t>
      </w:r>
      <w:r w:rsidR="002D3457" w:rsidRPr="00793A72">
        <w:rPr>
          <w:rFonts w:ascii="Arial" w:eastAsia="Tahoma" w:hAnsi="Arial" w:cs="Arial"/>
          <w:color w:val="000000"/>
        </w:rPr>
        <w:t>stacionárias</w:t>
      </w:r>
      <w:r w:rsidR="002D3457">
        <w:rPr>
          <w:rFonts w:ascii="Arial" w:eastAsia="Tahoma" w:hAnsi="Arial" w:cs="Arial"/>
          <w:color w:val="000000"/>
        </w:rPr>
        <w:t xml:space="preserve"> de</w:t>
      </w:r>
      <w:r w:rsidR="002D3457" w:rsidRPr="00793A72">
        <w:rPr>
          <w:rFonts w:ascii="Arial" w:eastAsia="Tahoma" w:hAnsi="Arial" w:cs="Arial"/>
          <w:color w:val="000000"/>
        </w:rPr>
        <w:t xml:space="preserve"> </w:t>
      </w:r>
      <w:r w:rsidR="002D3457">
        <w:rPr>
          <w:rFonts w:ascii="Arial" w:eastAsia="Tahoma" w:hAnsi="Arial" w:cs="Arial"/>
          <w:color w:val="000000"/>
        </w:rPr>
        <w:t>P</w:t>
      </w:r>
      <w:r w:rsidR="00A74528" w:rsidRPr="00793A72">
        <w:rPr>
          <w:rFonts w:ascii="Arial" w:eastAsia="Tahoma" w:hAnsi="Arial" w:cs="Arial"/>
          <w:color w:val="000000"/>
        </w:rPr>
        <w:t xml:space="preserve">rodução (UEP) de </w:t>
      </w:r>
      <w:r w:rsidR="00FA5A8D" w:rsidRPr="00793A72">
        <w:rPr>
          <w:rFonts w:ascii="Arial" w:eastAsia="Tahoma" w:hAnsi="Arial" w:cs="Arial"/>
          <w:color w:val="000000"/>
        </w:rPr>
        <w:t>Ó</w:t>
      </w:r>
      <w:r w:rsidR="00A74528" w:rsidRPr="00793A72">
        <w:rPr>
          <w:rFonts w:ascii="Arial" w:eastAsia="Tahoma" w:hAnsi="Arial" w:cs="Arial"/>
          <w:color w:val="000000"/>
        </w:rPr>
        <w:t xml:space="preserve">leo e </w:t>
      </w:r>
      <w:r w:rsidR="00FA5A8D" w:rsidRPr="00793A72">
        <w:rPr>
          <w:rFonts w:ascii="Arial" w:eastAsia="Tahoma" w:hAnsi="Arial" w:cs="Arial"/>
          <w:color w:val="000000"/>
        </w:rPr>
        <w:t>G</w:t>
      </w:r>
      <w:r w:rsidR="00A74528" w:rsidRPr="00793A72">
        <w:rPr>
          <w:rFonts w:ascii="Arial" w:eastAsia="Tahoma" w:hAnsi="Arial" w:cs="Arial"/>
          <w:color w:val="000000"/>
        </w:rPr>
        <w:t>ás (O&amp;G).</w:t>
      </w:r>
    </w:p>
    <w:p w14:paraId="47BD174B" w14:textId="300E3C0E" w:rsidR="00A74528" w:rsidRPr="00793A72" w:rsidRDefault="00A74528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eastAsia="Tahoma" w:hAnsi="Arial" w:cs="Arial"/>
          <w:color w:val="000000"/>
        </w:rPr>
        <w:t>A detecção da presença ou ausência de vazamento</w:t>
      </w:r>
      <w:r w:rsidR="00BD6C22" w:rsidRPr="00793A72">
        <w:rPr>
          <w:rFonts w:ascii="Arial" w:eastAsia="Tahoma" w:hAnsi="Arial" w:cs="Arial"/>
          <w:color w:val="000000"/>
        </w:rPr>
        <w:t>s</w:t>
      </w:r>
      <w:r w:rsidR="00311EC7" w:rsidRPr="00793A72">
        <w:rPr>
          <w:rFonts w:ascii="Arial" w:eastAsia="Tahoma" w:hAnsi="Arial" w:cs="Arial"/>
          <w:color w:val="000000"/>
        </w:rPr>
        <w:t xml:space="preserve"> gasosos</w:t>
      </w:r>
      <w:r w:rsidR="002D3457">
        <w:rPr>
          <w:rFonts w:ascii="Arial" w:eastAsia="Tahoma" w:hAnsi="Arial" w:cs="Arial"/>
          <w:color w:val="000000"/>
        </w:rPr>
        <w:t xml:space="preserve"> em componentes e acessórios de linhas de processo pode ser</w:t>
      </w:r>
      <w:r w:rsidRPr="00793A72">
        <w:rPr>
          <w:rFonts w:ascii="Arial" w:eastAsia="Tahoma" w:hAnsi="Arial" w:cs="Arial"/>
          <w:color w:val="000000"/>
        </w:rPr>
        <w:t xml:space="preserve"> realizada a partir da avaliação “humana” </w:t>
      </w:r>
      <w:r w:rsidR="00F666E9">
        <w:rPr>
          <w:rFonts w:ascii="Arial" w:eastAsia="Tahoma" w:hAnsi="Arial" w:cs="Arial"/>
          <w:color w:val="000000"/>
        </w:rPr>
        <w:t>de</w:t>
      </w:r>
      <w:r w:rsidRPr="00793A72">
        <w:rPr>
          <w:rFonts w:ascii="Arial" w:eastAsia="Tahoma" w:hAnsi="Arial" w:cs="Arial"/>
          <w:color w:val="000000"/>
        </w:rPr>
        <w:t xml:space="preserve"> imagens e/ou vídeos</w:t>
      </w:r>
      <w:r w:rsidR="002D3457">
        <w:rPr>
          <w:rFonts w:ascii="Arial" w:eastAsia="Tahoma" w:hAnsi="Arial" w:cs="Arial"/>
          <w:color w:val="000000"/>
        </w:rPr>
        <w:t xml:space="preserve"> gerados com câmeras IR</w:t>
      </w:r>
      <w:r w:rsidRPr="00793A72">
        <w:rPr>
          <w:rFonts w:ascii="Arial" w:eastAsia="Tahoma" w:hAnsi="Arial" w:cs="Arial"/>
          <w:color w:val="000000"/>
        </w:rPr>
        <w:t>. E o</w:t>
      </w:r>
      <w:r w:rsidR="00BD6C22" w:rsidRPr="00793A72">
        <w:rPr>
          <w:rFonts w:ascii="Arial" w:eastAsia="Tahoma" w:hAnsi="Arial" w:cs="Arial"/>
          <w:color w:val="000000"/>
        </w:rPr>
        <w:t xml:space="preserve"> uso de</w:t>
      </w:r>
      <w:r w:rsidRPr="00793A72">
        <w:rPr>
          <w:rFonts w:ascii="Arial" w:eastAsia="Tahoma" w:hAnsi="Arial" w:cs="Arial"/>
          <w:color w:val="000000"/>
        </w:rPr>
        <w:t xml:space="preserve"> </w:t>
      </w:r>
      <w:r w:rsidR="00BD6C22" w:rsidRPr="00793A72">
        <w:rPr>
          <w:rFonts w:ascii="Arial" w:eastAsia="Tahoma" w:hAnsi="Arial" w:cs="Arial"/>
          <w:color w:val="000000"/>
        </w:rPr>
        <w:t>Redes Neurais Convolucionais (</w:t>
      </w:r>
      <w:proofErr w:type="spellStart"/>
      <w:r w:rsidR="00BD6C22" w:rsidRPr="00793A72">
        <w:rPr>
          <w:rFonts w:ascii="Arial" w:eastAsia="Tahoma" w:hAnsi="Arial" w:cs="Arial"/>
          <w:color w:val="000000"/>
        </w:rPr>
        <w:t>CNNs</w:t>
      </w:r>
      <w:proofErr w:type="spellEnd"/>
      <w:r w:rsidR="00BD6C22" w:rsidRPr="00793A72">
        <w:rPr>
          <w:rFonts w:ascii="Arial" w:eastAsia="Tahoma" w:hAnsi="Arial" w:cs="Arial"/>
          <w:color w:val="000000"/>
        </w:rPr>
        <w:t xml:space="preserve">) busca </w:t>
      </w:r>
      <w:r w:rsidR="00FA5A8D" w:rsidRPr="00793A72">
        <w:rPr>
          <w:rFonts w:ascii="Arial" w:eastAsia="Tahoma" w:hAnsi="Arial" w:cs="Arial"/>
          <w:color w:val="000000"/>
        </w:rPr>
        <w:t>aperfeiçoar</w:t>
      </w:r>
      <w:r w:rsidR="00BD6C22" w:rsidRPr="00793A72">
        <w:rPr>
          <w:rFonts w:ascii="Arial" w:eastAsia="Tahoma" w:hAnsi="Arial" w:cs="Arial"/>
          <w:color w:val="000000"/>
        </w:rPr>
        <w:t xml:space="preserve"> </w:t>
      </w:r>
      <w:r w:rsidRPr="00793A72">
        <w:rPr>
          <w:rFonts w:ascii="Arial" w:eastAsia="Tahoma" w:hAnsi="Arial" w:cs="Arial"/>
          <w:color w:val="000000"/>
        </w:rPr>
        <w:t>a avaliaç</w:t>
      </w:r>
      <w:r w:rsidR="00BD6C22" w:rsidRPr="00793A72">
        <w:rPr>
          <w:rFonts w:ascii="Arial" w:eastAsia="Tahoma" w:hAnsi="Arial" w:cs="Arial"/>
          <w:color w:val="000000"/>
        </w:rPr>
        <w:t>ão de</w:t>
      </w:r>
      <w:r w:rsidRPr="00793A72">
        <w:rPr>
          <w:rFonts w:ascii="Arial" w:eastAsia="Tahoma" w:hAnsi="Arial" w:cs="Arial"/>
          <w:color w:val="000000"/>
        </w:rPr>
        <w:t xml:space="preserve"> banco de imagens </w:t>
      </w:r>
      <w:r w:rsidR="00311EC7" w:rsidRPr="00793A72">
        <w:rPr>
          <w:rFonts w:ascii="Arial" w:eastAsia="Tahoma" w:hAnsi="Arial" w:cs="Arial"/>
          <w:color w:val="000000"/>
        </w:rPr>
        <w:t>de co</w:t>
      </w:r>
      <w:r w:rsidR="009765DE" w:rsidRPr="00793A72">
        <w:rPr>
          <w:rFonts w:ascii="Arial" w:eastAsia="Tahoma" w:hAnsi="Arial" w:cs="Arial"/>
          <w:color w:val="000000"/>
        </w:rPr>
        <w:t xml:space="preserve">mponentes </w:t>
      </w:r>
      <w:r w:rsidR="00311EC7" w:rsidRPr="00793A72">
        <w:rPr>
          <w:rFonts w:ascii="Arial" w:eastAsia="Tahoma" w:hAnsi="Arial" w:cs="Arial"/>
          <w:color w:val="000000"/>
        </w:rPr>
        <w:t>para detecção de emissões fugitivas.</w:t>
      </w:r>
      <w:r w:rsidRPr="00793A72">
        <w:rPr>
          <w:rFonts w:ascii="Arial" w:eastAsia="Tahoma" w:hAnsi="Arial" w:cs="Arial"/>
          <w:color w:val="000000"/>
        </w:rPr>
        <w:t xml:space="preserve"> </w:t>
      </w:r>
    </w:p>
    <w:p w14:paraId="4C4A8C14" w14:textId="77777777" w:rsidR="007D7587" w:rsidRPr="00793A72" w:rsidRDefault="007D7587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62ECA944" w14:textId="77777777" w:rsidR="007D7587" w:rsidRPr="00793A72" w:rsidRDefault="007D7587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2C2672EA" w14:textId="77777777" w:rsidR="007D7587" w:rsidRPr="00793A72" w:rsidRDefault="007D7587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5A135359" w14:textId="77777777" w:rsidR="007D7587" w:rsidRPr="00793A72" w:rsidRDefault="007D7587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32715D17" w14:textId="77777777" w:rsidR="007D7587" w:rsidRPr="00793A72" w:rsidRDefault="007D7587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420D1A71" w14:textId="77777777" w:rsidR="007D7587" w:rsidRPr="00793A72" w:rsidRDefault="007D7587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BBC27C9" w14:textId="77777777" w:rsidR="007D7587" w:rsidRPr="00793A72" w:rsidRDefault="007D7587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4C4F0F7A" w14:textId="77777777" w:rsidR="007D7587" w:rsidRPr="00793A72" w:rsidRDefault="007D7587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1011A3C6" w14:textId="77777777" w:rsidR="007D7587" w:rsidRPr="00793A72" w:rsidRDefault="007D7587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FC49E5A" w14:textId="77777777" w:rsidR="007D7587" w:rsidRPr="00793A72" w:rsidRDefault="007D7587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4FB97C0" w14:textId="77777777" w:rsidR="007D7587" w:rsidRPr="00793A72" w:rsidRDefault="007D7587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42F944F1" w14:textId="77777777" w:rsidR="007D7587" w:rsidRPr="00793A72" w:rsidRDefault="007D7587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221CCBFE" w14:textId="77777777" w:rsidR="00854398" w:rsidRDefault="00854398" w:rsidP="00AA4C2E">
      <w:pPr>
        <w:pStyle w:val="Ttulo1"/>
        <w:spacing w:line="312" w:lineRule="auto"/>
        <w:jc w:val="both"/>
        <w:rPr>
          <w:rFonts w:eastAsia="Tahoma"/>
        </w:rPr>
      </w:pPr>
    </w:p>
    <w:p w14:paraId="02DECBBC" w14:textId="77777777" w:rsidR="00854398" w:rsidRDefault="00854398" w:rsidP="00854398">
      <w:pPr>
        <w:rPr>
          <w:rFonts w:eastAsia="Tahoma"/>
        </w:rPr>
      </w:pPr>
    </w:p>
    <w:p w14:paraId="383AAB23" w14:textId="77777777" w:rsidR="00854398" w:rsidRDefault="00854398" w:rsidP="00854398">
      <w:pPr>
        <w:rPr>
          <w:rFonts w:eastAsia="Tahoma"/>
        </w:rPr>
      </w:pPr>
    </w:p>
    <w:p w14:paraId="3DC42E44" w14:textId="77777777" w:rsidR="00854398" w:rsidRDefault="00854398" w:rsidP="00854398">
      <w:pPr>
        <w:rPr>
          <w:rFonts w:eastAsia="Tahoma"/>
        </w:rPr>
      </w:pPr>
    </w:p>
    <w:p w14:paraId="2A2FBB4C" w14:textId="77777777" w:rsidR="00854398" w:rsidRDefault="00854398" w:rsidP="00854398">
      <w:pPr>
        <w:rPr>
          <w:rFonts w:eastAsia="Tahoma"/>
        </w:rPr>
      </w:pPr>
    </w:p>
    <w:p w14:paraId="04312F3A" w14:textId="77777777" w:rsidR="00854398" w:rsidRDefault="00854398" w:rsidP="00854398">
      <w:pPr>
        <w:rPr>
          <w:rFonts w:eastAsia="Tahoma"/>
        </w:rPr>
      </w:pPr>
    </w:p>
    <w:p w14:paraId="6DED64A9" w14:textId="77777777" w:rsidR="00854398" w:rsidRPr="008F7D3F" w:rsidRDefault="00854398" w:rsidP="00854398">
      <w:pPr>
        <w:rPr>
          <w:rFonts w:ascii="Arial" w:eastAsia="Tahoma" w:hAnsi="Arial" w:cs="Arial"/>
        </w:rPr>
      </w:pPr>
    </w:p>
    <w:p w14:paraId="3B9798D6" w14:textId="77777777" w:rsidR="00854398" w:rsidRDefault="00854398" w:rsidP="00854398">
      <w:pPr>
        <w:rPr>
          <w:rFonts w:ascii="Arial" w:eastAsia="Tahoma" w:hAnsi="Arial" w:cs="Arial"/>
        </w:rPr>
      </w:pPr>
    </w:p>
    <w:p w14:paraId="1A711533" w14:textId="77777777" w:rsidR="008F7D3F" w:rsidRDefault="008F7D3F" w:rsidP="00854398">
      <w:pPr>
        <w:rPr>
          <w:rFonts w:ascii="Arial" w:eastAsia="Tahoma" w:hAnsi="Arial" w:cs="Arial"/>
        </w:rPr>
      </w:pPr>
    </w:p>
    <w:p w14:paraId="7F471360" w14:textId="77777777" w:rsidR="008F7D3F" w:rsidRDefault="008F7D3F" w:rsidP="00854398">
      <w:pPr>
        <w:rPr>
          <w:rFonts w:ascii="Arial" w:eastAsia="Tahoma" w:hAnsi="Arial" w:cs="Arial"/>
        </w:rPr>
      </w:pPr>
    </w:p>
    <w:p w14:paraId="64BF3F83" w14:textId="77777777" w:rsidR="008F7D3F" w:rsidRDefault="008F7D3F" w:rsidP="00854398">
      <w:pPr>
        <w:rPr>
          <w:rFonts w:ascii="Arial" w:eastAsia="Tahoma" w:hAnsi="Arial" w:cs="Arial"/>
        </w:rPr>
      </w:pPr>
    </w:p>
    <w:p w14:paraId="17F46553" w14:textId="77777777" w:rsidR="008F7D3F" w:rsidRDefault="008F7D3F" w:rsidP="00854398">
      <w:pPr>
        <w:rPr>
          <w:rFonts w:ascii="Arial" w:eastAsia="Tahoma" w:hAnsi="Arial" w:cs="Arial"/>
        </w:rPr>
      </w:pPr>
    </w:p>
    <w:p w14:paraId="15DFE7BD" w14:textId="77777777" w:rsidR="008F7D3F" w:rsidRDefault="008F7D3F" w:rsidP="00854398">
      <w:pPr>
        <w:rPr>
          <w:rFonts w:ascii="Arial" w:eastAsia="Tahoma" w:hAnsi="Arial" w:cs="Arial"/>
        </w:rPr>
      </w:pPr>
    </w:p>
    <w:p w14:paraId="49C9F52F" w14:textId="77777777" w:rsidR="008F7D3F" w:rsidRDefault="008F7D3F" w:rsidP="00854398">
      <w:pPr>
        <w:rPr>
          <w:rFonts w:ascii="Arial" w:eastAsia="Tahoma" w:hAnsi="Arial" w:cs="Arial"/>
        </w:rPr>
      </w:pPr>
    </w:p>
    <w:p w14:paraId="63CFD667" w14:textId="77777777" w:rsidR="008F7D3F" w:rsidRDefault="008F7D3F" w:rsidP="00854398">
      <w:pPr>
        <w:rPr>
          <w:rFonts w:ascii="Arial" w:eastAsia="Tahoma" w:hAnsi="Arial" w:cs="Arial"/>
        </w:rPr>
      </w:pPr>
    </w:p>
    <w:p w14:paraId="37610E73" w14:textId="77777777" w:rsidR="008F7D3F" w:rsidRDefault="008F7D3F" w:rsidP="00854398">
      <w:pPr>
        <w:rPr>
          <w:rFonts w:ascii="Arial" w:eastAsia="Tahoma" w:hAnsi="Arial" w:cs="Arial"/>
        </w:rPr>
      </w:pPr>
    </w:p>
    <w:p w14:paraId="2174343C" w14:textId="77777777" w:rsidR="008F7D3F" w:rsidRDefault="008F7D3F" w:rsidP="00854398">
      <w:pPr>
        <w:rPr>
          <w:rFonts w:ascii="Arial" w:eastAsia="Tahoma" w:hAnsi="Arial" w:cs="Arial"/>
        </w:rPr>
      </w:pPr>
    </w:p>
    <w:p w14:paraId="0204AF34" w14:textId="77777777" w:rsidR="008F7D3F" w:rsidRPr="008F7D3F" w:rsidRDefault="008F7D3F" w:rsidP="00854398">
      <w:pPr>
        <w:rPr>
          <w:ins w:id="2" w:author="asus" w:date="2021-06-26T18:28:00Z"/>
          <w:rFonts w:ascii="Arial" w:eastAsia="Tahoma" w:hAnsi="Arial" w:cs="Arial"/>
        </w:rPr>
      </w:pPr>
    </w:p>
    <w:p w14:paraId="1B0E9A4A" w14:textId="77777777" w:rsidR="00FD43D9" w:rsidRPr="00793A72" w:rsidRDefault="00AD0D7D" w:rsidP="00AA4C2E">
      <w:pPr>
        <w:pStyle w:val="Ttulo1"/>
        <w:spacing w:line="312" w:lineRule="auto"/>
        <w:jc w:val="both"/>
        <w:rPr>
          <w:rFonts w:eastAsia="Tahoma"/>
        </w:rPr>
      </w:pPr>
      <w:bookmarkStart w:id="3" w:name="_Toc75716625"/>
      <w:r w:rsidRPr="00C37DA5">
        <w:rPr>
          <w:rFonts w:eastAsia="Tahoma"/>
        </w:rPr>
        <w:t>ABSTRACT</w:t>
      </w:r>
      <w:bookmarkEnd w:id="3"/>
    </w:p>
    <w:p w14:paraId="1A41CDE5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698488D4" w14:textId="42828057" w:rsidR="00311EC7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  <w:lang w:val="en-US"/>
        </w:rPr>
      </w:pPr>
      <w:r w:rsidRPr="00C37DA5">
        <w:rPr>
          <w:rFonts w:ascii="Arial" w:eastAsia="Tahoma" w:hAnsi="Arial" w:cs="Arial"/>
          <w:color w:val="000000"/>
          <w:lang w:val="en-US"/>
        </w:rPr>
        <w:t xml:space="preserve">This work </w:t>
      </w:r>
      <w:r w:rsidR="00311EC7" w:rsidRPr="00793A72">
        <w:rPr>
          <w:rFonts w:ascii="Arial" w:eastAsia="Tahoma" w:hAnsi="Arial" w:cs="Arial"/>
          <w:color w:val="000000"/>
          <w:lang w:val="en-US"/>
        </w:rPr>
        <w:t>presents a method for detecting fugitive emissions (gas emanations from process line components that occur, in general, due to leaks in a random way) of Volatile Organic Compounds (VOCs) and methane (CH</w:t>
      </w:r>
      <w:r w:rsidR="00311EC7" w:rsidRPr="00793A72">
        <w:rPr>
          <w:rFonts w:ascii="Arial" w:eastAsia="Tahoma" w:hAnsi="Arial" w:cs="Arial"/>
          <w:color w:val="000000"/>
          <w:vertAlign w:val="subscript"/>
          <w:lang w:val="en-US"/>
        </w:rPr>
        <w:t>4</w:t>
      </w:r>
      <w:r w:rsidR="00311EC7" w:rsidRPr="00793A72">
        <w:rPr>
          <w:rFonts w:ascii="Arial" w:eastAsia="Tahoma" w:hAnsi="Arial" w:cs="Arial"/>
          <w:color w:val="000000"/>
          <w:lang w:val="en-US"/>
        </w:rPr>
        <w:t>) from images generated with a portable infrared (IR) camera.</w:t>
      </w:r>
    </w:p>
    <w:p w14:paraId="1C822787" w14:textId="45F028C4" w:rsidR="00311EC7" w:rsidRPr="00793A72" w:rsidRDefault="00311EC7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  <w:lang w:val="en-US"/>
        </w:rPr>
      </w:pPr>
      <w:r w:rsidRPr="00793A72">
        <w:rPr>
          <w:rFonts w:ascii="Arial" w:eastAsia="Tahoma" w:hAnsi="Arial" w:cs="Arial"/>
          <w:color w:val="000000"/>
          <w:lang w:val="en-US"/>
        </w:rPr>
        <w:t xml:space="preserve">The </w:t>
      </w:r>
      <w:r w:rsidR="009B70F3" w:rsidRPr="00793A72">
        <w:rPr>
          <w:rFonts w:ascii="Arial" w:eastAsia="Tahoma" w:hAnsi="Arial" w:cs="Arial"/>
          <w:color w:val="000000"/>
          <w:lang w:val="en-US"/>
        </w:rPr>
        <w:t>adopted</w:t>
      </w:r>
      <w:r w:rsidR="009B70F3">
        <w:rPr>
          <w:rFonts w:ascii="Arial" w:eastAsia="Tahoma" w:hAnsi="Arial" w:cs="Arial"/>
          <w:color w:val="000000"/>
          <w:lang w:val="en-US"/>
        </w:rPr>
        <w:t xml:space="preserve"> </w:t>
      </w:r>
      <w:r w:rsidR="0038074D">
        <w:rPr>
          <w:rFonts w:ascii="Arial" w:eastAsia="Tahoma" w:hAnsi="Arial" w:cs="Arial"/>
          <w:color w:val="000000"/>
          <w:lang w:val="en-US"/>
        </w:rPr>
        <w:t xml:space="preserve">image </w:t>
      </w:r>
      <w:r w:rsidRPr="00793A72">
        <w:rPr>
          <w:rFonts w:ascii="Arial" w:eastAsia="Tahoma" w:hAnsi="Arial" w:cs="Arial"/>
          <w:color w:val="000000"/>
          <w:lang w:val="en-US"/>
        </w:rPr>
        <w:t>data</w:t>
      </w:r>
      <w:r w:rsidR="009765DE" w:rsidRPr="00793A72">
        <w:rPr>
          <w:rFonts w:ascii="Arial" w:eastAsia="Tahoma" w:hAnsi="Arial" w:cs="Arial"/>
          <w:color w:val="000000"/>
          <w:lang w:val="en-US"/>
        </w:rPr>
        <w:t>base</w:t>
      </w:r>
      <w:r w:rsidRPr="00793A72">
        <w:rPr>
          <w:rFonts w:ascii="Arial" w:eastAsia="Tahoma" w:hAnsi="Arial" w:cs="Arial"/>
          <w:color w:val="000000"/>
          <w:lang w:val="en-US"/>
        </w:rPr>
        <w:t xml:space="preserve"> </w:t>
      </w:r>
      <w:r w:rsidR="009B70F3">
        <w:rPr>
          <w:rFonts w:ascii="Arial" w:eastAsia="Tahoma" w:hAnsi="Arial" w:cs="Arial"/>
          <w:color w:val="000000"/>
          <w:lang w:val="en-US"/>
        </w:rPr>
        <w:t>was</w:t>
      </w:r>
      <w:r w:rsidRPr="00793A72">
        <w:rPr>
          <w:rFonts w:ascii="Arial" w:eastAsia="Tahoma" w:hAnsi="Arial" w:cs="Arial"/>
          <w:color w:val="000000"/>
          <w:lang w:val="en-US"/>
        </w:rPr>
        <w:t xml:space="preserve"> obtained through monit</w:t>
      </w:r>
      <w:r w:rsidR="009765DE" w:rsidRPr="00793A72">
        <w:rPr>
          <w:rFonts w:ascii="Arial" w:eastAsia="Tahoma" w:hAnsi="Arial" w:cs="Arial"/>
          <w:color w:val="000000"/>
          <w:lang w:val="en-US"/>
        </w:rPr>
        <w:t>oring campaigns carried out in</w:t>
      </w:r>
      <w:r w:rsidRPr="00793A72">
        <w:rPr>
          <w:rFonts w:ascii="Arial" w:eastAsia="Tahoma" w:hAnsi="Arial" w:cs="Arial"/>
          <w:color w:val="000000"/>
          <w:lang w:val="en-US"/>
        </w:rPr>
        <w:t xml:space="preserve"> </w:t>
      </w:r>
      <w:r w:rsidR="009B70F3">
        <w:rPr>
          <w:rFonts w:ascii="Arial" w:eastAsia="Tahoma" w:hAnsi="Arial" w:cs="Arial"/>
          <w:color w:val="000000"/>
          <w:lang w:val="en-US"/>
        </w:rPr>
        <w:t>S</w:t>
      </w:r>
      <w:r w:rsidRPr="00793A72">
        <w:rPr>
          <w:rFonts w:ascii="Arial" w:eastAsia="Tahoma" w:hAnsi="Arial" w:cs="Arial"/>
          <w:color w:val="000000"/>
          <w:lang w:val="en-US"/>
        </w:rPr>
        <w:t xml:space="preserve">tationary </w:t>
      </w:r>
      <w:r w:rsidR="009B70F3">
        <w:rPr>
          <w:rFonts w:ascii="Arial" w:eastAsia="Tahoma" w:hAnsi="Arial" w:cs="Arial"/>
          <w:color w:val="000000"/>
          <w:lang w:val="en-US"/>
        </w:rPr>
        <w:t>P</w:t>
      </w:r>
      <w:r w:rsidRPr="00793A72">
        <w:rPr>
          <w:rFonts w:ascii="Arial" w:eastAsia="Tahoma" w:hAnsi="Arial" w:cs="Arial"/>
          <w:color w:val="000000"/>
          <w:lang w:val="en-US"/>
        </w:rPr>
        <w:t xml:space="preserve">roduction </w:t>
      </w:r>
      <w:r w:rsidR="009B70F3">
        <w:rPr>
          <w:rFonts w:ascii="Arial" w:eastAsia="Tahoma" w:hAnsi="Arial" w:cs="Arial"/>
          <w:color w:val="000000"/>
          <w:lang w:val="en-US"/>
        </w:rPr>
        <w:t>U</w:t>
      </w:r>
      <w:r w:rsidRPr="00793A72">
        <w:rPr>
          <w:rFonts w:ascii="Arial" w:eastAsia="Tahoma" w:hAnsi="Arial" w:cs="Arial"/>
          <w:color w:val="000000"/>
          <w:lang w:val="en-US"/>
        </w:rPr>
        <w:t>nits (</w:t>
      </w:r>
      <w:r w:rsidR="009B70F3">
        <w:rPr>
          <w:rFonts w:ascii="Arial" w:eastAsia="Tahoma" w:hAnsi="Arial" w:cs="Arial"/>
          <w:color w:val="000000"/>
          <w:lang w:val="en-US"/>
        </w:rPr>
        <w:t>SPU</w:t>
      </w:r>
      <w:r w:rsidRPr="00793A72">
        <w:rPr>
          <w:rFonts w:ascii="Arial" w:eastAsia="Tahoma" w:hAnsi="Arial" w:cs="Arial"/>
          <w:color w:val="000000"/>
          <w:lang w:val="en-US"/>
        </w:rPr>
        <w:t xml:space="preserve">) </w:t>
      </w:r>
      <w:r w:rsidR="009765DE" w:rsidRPr="00793A72">
        <w:rPr>
          <w:rFonts w:ascii="Arial" w:eastAsia="Tahoma" w:hAnsi="Arial" w:cs="Arial"/>
          <w:color w:val="000000"/>
          <w:lang w:val="en-US"/>
        </w:rPr>
        <w:t>of Oil and G</w:t>
      </w:r>
      <w:r w:rsidRPr="00793A72">
        <w:rPr>
          <w:rFonts w:ascii="Arial" w:eastAsia="Tahoma" w:hAnsi="Arial" w:cs="Arial"/>
          <w:color w:val="000000"/>
          <w:lang w:val="en-US"/>
        </w:rPr>
        <w:t>as (O&amp;G).</w:t>
      </w:r>
    </w:p>
    <w:p w14:paraId="483318D8" w14:textId="405D2049" w:rsidR="00FD43D9" w:rsidRPr="00793A72" w:rsidRDefault="00311EC7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  <w:lang w:val="en-US"/>
        </w:rPr>
      </w:pPr>
      <w:r w:rsidRPr="00793A72">
        <w:rPr>
          <w:rFonts w:ascii="Arial" w:eastAsia="Tahoma" w:hAnsi="Arial" w:cs="Arial"/>
          <w:color w:val="000000"/>
          <w:lang w:val="en-US"/>
        </w:rPr>
        <w:t>The detection of the presence or absence of gas leaks</w:t>
      </w:r>
      <w:r w:rsidR="009B70F3">
        <w:rPr>
          <w:rFonts w:ascii="Arial" w:eastAsia="Tahoma" w:hAnsi="Arial" w:cs="Arial"/>
          <w:color w:val="000000"/>
          <w:lang w:val="en-US"/>
        </w:rPr>
        <w:t xml:space="preserve"> in process line components and </w:t>
      </w:r>
      <w:r w:rsidR="00BD2158">
        <w:rPr>
          <w:rFonts w:ascii="Arial" w:eastAsia="Tahoma" w:hAnsi="Arial" w:cs="Arial"/>
          <w:color w:val="000000"/>
          <w:lang w:val="en-US"/>
        </w:rPr>
        <w:t xml:space="preserve">accessories </w:t>
      </w:r>
      <w:r w:rsidR="00BD2158" w:rsidRPr="00793A72">
        <w:rPr>
          <w:rFonts w:ascii="Arial" w:eastAsia="Tahoma" w:hAnsi="Arial" w:cs="Arial"/>
          <w:color w:val="000000"/>
          <w:lang w:val="en-US"/>
        </w:rPr>
        <w:t>is</w:t>
      </w:r>
      <w:r w:rsidRPr="00793A72">
        <w:rPr>
          <w:rFonts w:ascii="Arial" w:eastAsia="Tahoma" w:hAnsi="Arial" w:cs="Arial"/>
          <w:color w:val="000000"/>
          <w:lang w:val="en-US"/>
        </w:rPr>
        <w:t xml:space="preserve"> carried out based on the “human” </w:t>
      </w:r>
      <w:r w:rsidR="009B70F3">
        <w:rPr>
          <w:rFonts w:ascii="Arial" w:eastAsia="Tahoma" w:hAnsi="Arial" w:cs="Arial"/>
          <w:color w:val="000000"/>
          <w:lang w:val="en-US"/>
        </w:rPr>
        <w:t>evaluation</w:t>
      </w:r>
      <w:r w:rsidRPr="00793A72">
        <w:rPr>
          <w:rFonts w:ascii="Arial" w:eastAsia="Tahoma" w:hAnsi="Arial" w:cs="Arial"/>
          <w:color w:val="000000"/>
          <w:lang w:val="en-US"/>
        </w:rPr>
        <w:t xml:space="preserve"> of the images and/or videos</w:t>
      </w:r>
      <w:r w:rsidR="00BD2158">
        <w:rPr>
          <w:rFonts w:ascii="Arial" w:eastAsia="Tahoma" w:hAnsi="Arial" w:cs="Arial"/>
          <w:color w:val="000000"/>
          <w:lang w:val="en-US"/>
        </w:rPr>
        <w:t xml:space="preserve"> generated with IR cameras</w:t>
      </w:r>
      <w:r w:rsidRPr="00793A72">
        <w:rPr>
          <w:rFonts w:ascii="Arial" w:eastAsia="Tahoma" w:hAnsi="Arial" w:cs="Arial"/>
          <w:color w:val="000000"/>
          <w:lang w:val="en-US"/>
        </w:rPr>
        <w:t xml:space="preserve">. And the use of Convolutional Neural Networks (CNNs) seeks to </w:t>
      </w:r>
      <w:r w:rsidR="00BD2158">
        <w:rPr>
          <w:rFonts w:ascii="Arial" w:eastAsia="Tahoma" w:hAnsi="Arial" w:cs="Arial"/>
          <w:color w:val="000000"/>
          <w:lang w:val="en-US"/>
        </w:rPr>
        <w:t>improve</w:t>
      </w:r>
      <w:r w:rsidRPr="00793A72">
        <w:rPr>
          <w:rFonts w:ascii="Arial" w:eastAsia="Tahoma" w:hAnsi="Arial" w:cs="Arial"/>
          <w:color w:val="000000"/>
          <w:lang w:val="en-US"/>
        </w:rPr>
        <w:t xml:space="preserve"> the evaluation of the</w:t>
      </w:r>
      <w:r w:rsidR="0038074D" w:rsidRPr="00793A72">
        <w:rPr>
          <w:rFonts w:ascii="Arial" w:eastAsia="Tahoma" w:hAnsi="Arial" w:cs="Arial"/>
          <w:color w:val="000000"/>
          <w:lang w:val="en-US"/>
        </w:rPr>
        <w:t xml:space="preserve"> </w:t>
      </w:r>
      <w:r w:rsidRPr="00793A72">
        <w:rPr>
          <w:rFonts w:ascii="Arial" w:eastAsia="Tahoma" w:hAnsi="Arial" w:cs="Arial"/>
          <w:color w:val="000000"/>
          <w:lang w:val="en-US"/>
        </w:rPr>
        <w:t xml:space="preserve">image </w:t>
      </w:r>
      <w:r w:rsidR="009765DE" w:rsidRPr="00793A72">
        <w:rPr>
          <w:rFonts w:ascii="Arial" w:eastAsia="Tahoma" w:hAnsi="Arial" w:cs="Arial"/>
          <w:color w:val="000000"/>
          <w:lang w:val="en-US"/>
        </w:rPr>
        <w:t xml:space="preserve">database </w:t>
      </w:r>
      <w:r w:rsidRPr="00793A72">
        <w:rPr>
          <w:rFonts w:ascii="Arial" w:eastAsia="Tahoma" w:hAnsi="Arial" w:cs="Arial"/>
          <w:color w:val="000000"/>
          <w:lang w:val="en-US"/>
        </w:rPr>
        <w:t>for detecti</w:t>
      </w:r>
      <w:r w:rsidR="00BD2158">
        <w:rPr>
          <w:rFonts w:ascii="Arial" w:eastAsia="Tahoma" w:hAnsi="Arial" w:cs="Arial"/>
          <w:color w:val="000000"/>
          <w:lang w:val="en-US"/>
        </w:rPr>
        <w:t>ng</w:t>
      </w:r>
      <w:r w:rsidRPr="00793A72">
        <w:rPr>
          <w:rFonts w:ascii="Arial" w:eastAsia="Tahoma" w:hAnsi="Arial" w:cs="Arial"/>
          <w:color w:val="000000"/>
          <w:lang w:val="en-US"/>
        </w:rPr>
        <w:t xml:space="preserve"> fugitive emissions.</w:t>
      </w:r>
      <w:r w:rsidR="00AD0D7D" w:rsidRPr="00793A72">
        <w:rPr>
          <w:rFonts w:ascii="Arial" w:eastAsia="Tahoma" w:hAnsi="Arial" w:cs="Arial"/>
          <w:color w:val="000000"/>
          <w:lang w:val="en-US"/>
        </w:rPr>
        <w:t xml:space="preserve"> </w:t>
      </w:r>
    </w:p>
    <w:p w14:paraId="6B4CF626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  <w:lang w:val="en-US"/>
        </w:rPr>
      </w:pPr>
    </w:p>
    <w:p w14:paraId="028C0E4A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  <w:lang w:val="en-US"/>
        </w:rPr>
      </w:pPr>
    </w:p>
    <w:p w14:paraId="520CD15F" w14:textId="6C5AF9D4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  <w:lang w:val="en-US"/>
        </w:rPr>
      </w:pPr>
    </w:p>
    <w:p w14:paraId="50C914F6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  <w:lang w:val="en-US"/>
        </w:rPr>
      </w:pPr>
    </w:p>
    <w:p w14:paraId="4D35FDFA" w14:textId="77777777" w:rsidR="00FD43D9" w:rsidRPr="00C37DA5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2B5D4D24" w14:textId="77777777" w:rsidR="00311EC7" w:rsidRPr="00793A72" w:rsidRDefault="00311EC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35653871" w14:textId="77777777" w:rsidR="00311EC7" w:rsidRPr="00793A72" w:rsidRDefault="00311EC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07332324" w14:textId="77777777" w:rsidR="00311EC7" w:rsidRPr="00793A72" w:rsidRDefault="00311EC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4FD7D89F" w14:textId="77777777" w:rsidR="00311EC7" w:rsidRPr="00793A72" w:rsidRDefault="00311EC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3064AD9D" w14:textId="77777777" w:rsidR="008A478F" w:rsidRPr="00793A72" w:rsidRDefault="008A478F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21651F21" w14:textId="77777777" w:rsidR="008A478F" w:rsidRPr="00793A72" w:rsidRDefault="008A478F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269E1C9C" w14:textId="77777777" w:rsidR="00311EC7" w:rsidRDefault="00311EC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4157798E" w14:textId="77777777" w:rsidR="00E971E2" w:rsidRDefault="00E971E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53DF033E" w14:textId="77777777" w:rsidR="00E971E2" w:rsidRDefault="00E971E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2D8C4661" w14:textId="77777777" w:rsidR="00E971E2" w:rsidRDefault="00E971E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7974BD71" w14:textId="77777777" w:rsidR="00E971E2" w:rsidRDefault="00E971E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0E949FD3" w14:textId="77777777" w:rsidR="00E971E2" w:rsidRPr="00793A72" w:rsidRDefault="00E971E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1ABC6624" w14:textId="77777777" w:rsidR="00FD43D9" w:rsidRPr="00793A72" w:rsidRDefault="008A591E" w:rsidP="00AA4C2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480" w:line="312" w:lineRule="auto"/>
        <w:ind w:left="425" w:hanging="425"/>
        <w:jc w:val="both"/>
        <w:rPr>
          <w:rFonts w:ascii="Arial" w:eastAsia="Arial" w:hAnsi="Arial" w:cs="Arial"/>
          <w:b/>
          <w:color w:val="000000"/>
          <w:sz w:val="32"/>
          <w:szCs w:val="32"/>
        </w:rPr>
      </w:pPr>
      <w:r w:rsidRPr="00793A72"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SUMÁRIO</w:t>
      </w:r>
    </w:p>
    <w:sdt>
      <w:sdtPr>
        <w:rPr>
          <w:rFonts w:ascii="Times New Roman" w:hAnsi="Times New Roman" w:cs="Arial"/>
        </w:rPr>
        <w:id w:val="2051330774"/>
        <w:docPartObj>
          <w:docPartGallery w:val="Table of Contents"/>
          <w:docPartUnique/>
        </w:docPartObj>
      </w:sdtPr>
      <w:sdtEndPr>
        <w:rPr>
          <w:sz w:val="32"/>
          <w:szCs w:val="32"/>
        </w:rPr>
      </w:sdtEndPr>
      <w:sdtContent>
        <w:p w14:paraId="48C2B16F" w14:textId="77777777" w:rsidR="005A6940" w:rsidRDefault="00AD0D7D" w:rsidP="005A6940">
          <w:pPr>
            <w:pStyle w:val="Sumrio1"/>
            <w:tabs>
              <w:tab w:val="right" w:pos="10989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93A72">
            <w:rPr>
              <w:rFonts w:cs="Arial"/>
              <w:sz w:val="32"/>
              <w:szCs w:val="32"/>
            </w:rPr>
            <w:fldChar w:fldCharType="begin"/>
          </w:r>
          <w:r w:rsidRPr="00793A72">
            <w:rPr>
              <w:rFonts w:cs="Arial"/>
              <w:sz w:val="32"/>
              <w:szCs w:val="32"/>
            </w:rPr>
            <w:instrText xml:space="preserve"> TOC \h \u \z </w:instrText>
          </w:r>
          <w:r w:rsidRPr="00793A72">
            <w:rPr>
              <w:rFonts w:cs="Arial"/>
              <w:sz w:val="32"/>
              <w:szCs w:val="32"/>
            </w:rPr>
            <w:fldChar w:fldCharType="separate"/>
          </w:r>
          <w:hyperlink w:anchor="_Toc75716624" w:history="1">
            <w:r w:rsidR="005A6940" w:rsidRPr="00BB1416">
              <w:rPr>
                <w:rStyle w:val="Hyperlink"/>
                <w:rFonts w:eastAsia="Tahoma"/>
                <w:noProof/>
              </w:rPr>
              <w:t>RESUMO</w:t>
            </w:r>
            <w:r w:rsidR="005A6940">
              <w:rPr>
                <w:noProof/>
                <w:webHidden/>
              </w:rPr>
              <w:tab/>
            </w:r>
            <w:r w:rsidR="005A6940">
              <w:rPr>
                <w:noProof/>
                <w:webHidden/>
              </w:rPr>
              <w:fldChar w:fldCharType="begin"/>
            </w:r>
            <w:r w:rsidR="005A6940">
              <w:rPr>
                <w:noProof/>
                <w:webHidden/>
              </w:rPr>
              <w:instrText xml:space="preserve"> PAGEREF _Toc75716624 \h </w:instrText>
            </w:r>
            <w:r w:rsidR="005A6940">
              <w:rPr>
                <w:noProof/>
                <w:webHidden/>
              </w:rPr>
            </w:r>
            <w:r w:rsidR="005A6940">
              <w:rPr>
                <w:noProof/>
                <w:webHidden/>
              </w:rPr>
              <w:fldChar w:fldCharType="separate"/>
            </w:r>
            <w:r w:rsidR="005A6940">
              <w:rPr>
                <w:noProof/>
                <w:webHidden/>
              </w:rPr>
              <w:t>4</w:t>
            </w:r>
            <w:r w:rsidR="005A6940">
              <w:rPr>
                <w:noProof/>
                <w:webHidden/>
              </w:rPr>
              <w:fldChar w:fldCharType="end"/>
            </w:r>
          </w:hyperlink>
        </w:p>
        <w:p w14:paraId="701DCB69" w14:textId="77777777" w:rsidR="005A6940" w:rsidRDefault="005A6940" w:rsidP="005A6940">
          <w:pPr>
            <w:pStyle w:val="Sumrio1"/>
            <w:tabs>
              <w:tab w:val="right" w:pos="10989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16625" w:history="1">
            <w:r w:rsidRPr="00BB1416">
              <w:rPr>
                <w:rStyle w:val="Hyperlink"/>
                <w:rFonts w:eastAsia="Tahoma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5E0D" w14:textId="77777777" w:rsidR="005A6940" w:rsidRDefault="005A6940" w:rsidP="005A6940">
          <w:pPr>
            <w:pStyle w:val="Sumrio1"/>
            <w:tabs>
              <w:tab w:val="left" w:pos="660"/>
              <w:tab w:val="right" w:pos="10989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16626" w:history="1">
            <w:r w:rsidRPr="00BB1416">
              <w:rPr>
                <w:rStyle w:val="Hyperlink"/>
                <w:rFonts w:eastAsia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B1416">
              <w:rPr>
                <w:rStyle w:val="Hyperlink"/>
                <w:rFonts w:eastAsia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1E992" w14:textId="77777777" w:rsidR="005A6940" w:rsidRDefault="005A6940" w:rsidP="005A6940">
          <w:pPr>
            <w:pStyle w:val="Sumrio3"/>
            <w:tabs>
              <w:tab w:val="left" w:pos="660"/>
              <w:tab w:val="right" w:pos="10989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16627" w:history="1">
            <w:r w:rsidRPr="00BB1416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B1416">
              <w:rPr>
                <w:rStyle w:val="Hyperlink"/>
                <w:noProof/>
              </w:rPr>
              <w:t>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A5F80" w14:textId="77777777" w:rsidR="005A6940" w:rsidRDefault="005A6940" w:rsidP="005A6940">
          <w:pPr>
            <w:pStyle w:val="Sumrio3"/>
            <w:tabs>
              <w:tab w:val="left" w:pos="660"/>
              <w:tab w:val="right" w:pos="10989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16628" w:history="1">
            <w:r w:rsidRPr="00BB1416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B1416">
              <w:rPr>
                <w:rStyle w:val="Hyperlink"/>
                <w:noProof/>
              </w:rPr>
              <w:t>Objetivos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EAD0F" w14:textId="77777777" w:rsidR="005A6940" w:rsidRDefault="005A6940" w:rsidP="005A6940">
          <w:pPr>
            <w:pStyle w:val="Sumrio1"/>
            <w:tabs>
              <w:tab w:val="left" w:pos="660"/>
              <w:tab w:val="right" w:pos="10989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16629" w:history="1">
            <w:r w:rsidRPr="00BB1416">
              <w:rPr>
                <w:rStyle w:val="Hyperlink"/>
                <w:rFonts w:eastAsia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B1416">
              <w:rPr>
                <w:rStyle w:val="Hyperlink"/>
                <w:rFonts w:eastAsia="Arial"/>
                <w:noProof/>
              </w:rPr>
              <w:t>DESCRIÇÃO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1E027" w14:textId="77777777" w:rsidR="005A6940" w:rsidRDefault="005A6940" w:rsidP="005A6940">
          <w:pPr>
            <w:pStyle w:val="Sumrio1"/>
            <w:tabs>
              <w:tab w:val="left" w:pos="660"/>
              <w:tab w:val="right" w:pos="10989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16630" w:history="1">
            <w:r w:rsidRPr="00BB1416">
              <w:rPr>
                <w:rStyle w:val="Hyperlink"/>
                <w:rFonts w:eastAsia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B1416">
              <w:rPr>
                <w:rStyle w:val="Hyperlink"/>
                <w:rFonts w:eastAsia="Arial"/>
                <w:noProof/>
              </w:rPr>
              <w:t>FUNDAMENTOS TEORICOS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131DA" w14:textId="1CD0BF00" w:rsidR="005A6940" w:rsidRDefault="005A6940" w:rsidP="005A6940">
          <w:pPr>
            <w:pStyle w:val="Sumrio3"/>
            <w:tabs>
              <w:tab w:val="right" w:pos="10989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16631" w:history="1">
            <w:r w:rsidRPr="00BB1416">
              <w:rPr>
                <w:rStyle w:val="Hyperlink"/>
                <w:noProof/>
              </w:rPr>
              <w:t xml:space="preserve">3.1. </w:t>
            </w:r>
            <w:r>
              <w:rPr>
                <w:rStyle w:val="Hyperlink"/>
                <w:noProof/>
              </w:rPr>
              <w:t xml:space="preserve">    </w:t>
            </w:r>
            <w:r w:rsidRPr="00BB1416">
              <w:rPr>
                <w:rStyle w:val="Hyperlink"/>
                <w:noProof/>
              </w:rPr>
              <w:t>Inteligência artificial, aprendizagem de máquina e aprendizagem profunda.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2516F" w14:textId="0F3C1FFF" w:rsidR="005A6940" w:rsidRDefault="005A6940" w:rsidP="005A6940">
          <w:pPr>
            <w:pStyle w:val="Sumrio3"/>
            <w:tabs>
              <w:tab w:val="right" w:pos="10989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16632" w:history="1">
            <w:r w:rsidRPr="00BB1416">
              <w:rPr>
                <w:rStyle w:val="Hyperlink"/>
                <w:noProof/>
              </w:rPr>
              <w:t xml:space="preserve">3.2. </w:t>
            </w:r>
            <w:r>
              <w:rPr>
                <w:rStyle w:val="Hyperlink"/>
                <w:noProof/>
              </w:rPr>
              <w:t xml:space="preserve">    </w:t>
            </w:r>
            <w:r w:rsidRPr="00BB1416">
              <w:rPr>
                <w:rStyle w:val="Hyperlink"/>
                <w:i/>
                <w:noProof/>
              </w:rPr>
              <w:t>Deep Learning</w:t>
            </w:r>
            <w:r w:rsidRPr="00BB1416">
              <w:rPr>
                <w:rStyle w:val="Hyperlink"/>
                <w:noProof/>
              </w:rPr>
              <w:t>: Redes Neurais Convolucionais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AF5F9" w14:textId="77777777" w:rsidR="005A6940" w:rsidRDefault="005A6940" w:rsidP="005A6940">
          <w:pPr>
            <w:pStyle w:val="Sumrio1"/>
            <w:tabs>
              <w:tab w:val="left" w:pos="660"/>
              <w:tab w:val="right" w:pos="10989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16633" w:history="1">
            <w:r w:rsidRPr="00BB1416">
              <w:rPr>
                <w:rStyle w:val="Hyperlink"/>
                <w:rFonts w:eastAsia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B1416">
              <w:rPr>
                <w:rStyle w:val="Hyperlink"/>
                <w:rFonts w:eastAsia="Arial"/>
                <w:noProof/>
              </w:rPr>
              <w:t>GERAÇÃO, SELEÇÃO E SIMPLIFICAÇÃO DO BANCO DE DADOS.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B4BD1" w14:textId="10A42792" w:rsidR="005A6940" w:rsidRDefault="005A6940" w:rsidP="005A6940">
          <w:pPr>
            <w:pStyle w:val="Sumrio1"/>
            <w:tabs>
              <w:tab w:val="right" w:pos="10989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16634" w:history="1">
            <w:r w:rsidRPr="00BB1416">
              <w:rPr>
                <w:rStyle w:val="Hyperlink"/>
                <w:rFonts w:eastAsia="Arial"/>
                <w:noProof/>
              </w:rPr>
              <w:t xml:space="preserve">5. </w:t>
            </w:r>
            <w:r>
              <w:rPr>
                <w:rStyle w:val="Hyperlink"/>
                <w:rFonts w:eastAsia="Arial"/>
                <w:noProof/>
              </w:rPr>
              <w:t xml:space="preserve">      </w:t>
            </w:r>
            <w:r w:rsidRPr="00BB1416">
              <w:rPr>
                <w:rStyle w:val="Hyperlink"/>
                <w:rFonts w:eastAsia="Arial"/>
                <w:noProof/>
              </w:rPr>
              <w:t>DISCUSSÃO DO SCRIPT 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85C3A" w14:textId="048ECCC8" w:rsidR="005A6940" w:rsidRDefault="005A6940" w:rsidP="005A6940">
          <w:pPr>
            <w:pStyle w:val="Sumrio3"/>
            <w:tabs>
              <w:tab w:val="right" w:pos="10989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16635" w:history="1">
            <w:r w:rsidRPr="00BB1416">
              <w:rPr>
                <w:rStyle w:val="Hyperlink"/>
                <w:noProof/>
              </w:rPr>
              <w:t xml:space="preserve">5.1. </w:t>
            </w:r>
            <w:r>
              <w:rPr>
                <w:rStyle w:val="Hyperlink"/>
                <w:noProof/>
              </w:rPr>
              <w:t xml:space="preserve">     </w:t>
            </w:r>
            <w:r w:rsidRPr="00BB1416">
              <w:rPr>
                <w:rStyle w:val="Hyperlink"/>
                <w:noProof/>
              </w:rPr>
              <w:t xml:space="preserve">Discussão do </w:t>
            </w:r>
            <w:r w:rsidRPr="00BB1416">
              <w:rPr>
                <w:rStyle w:val="Hyperlink"/>
                <w:i/>
                <w:noProof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0BF8" w14:textId="7552C5BB" w:rsidR="005A6940" w:rsidRDefault="005A6940" w:rsidP="005A6940">
          <w:pPr>
            <w:pStyle w:val="Sumrio3"/>
            <w:tabs>
              <w:tab w:val="right" w:pos="10989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16636" w:history="1">
            <w:r w:rsidRPr="00BB1416">
              <w:rPr>
                <w:rStyle w:val="Hyperlink"/>
                <w:noProof/>
              </w:rPr>
              <w:t xml:space="preserve">5.2. </w:t>
            </w:r>
            <w:r>
              <w:rPr>
                <w:rStyle w:val="Hyperlink"/>
                <w:noProof/>
              </w:rPr>
              <w:t xml:space="preserve">     </w:t>
            </w:r>
            <w:r w:rsidRPr="00BB1416">
              <w:rPr>
                <w:rStyle w:val="Hyperlink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2D5F9" w14:textId="0378962A" w:rsidR="005A6940" w:rsidRDefault="005A6940" w:rsidP="005A6940">
          <w:pPr>
            <w:pStyle w:val="Sumrio1"/>
            <w:tabs>
              <w:tab w:val="right" w:pos="10989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16637" w:history="1">
            <w:r w:rsidRPr="00BB1416">
              <w:rPr>
                <w:rStyle w:val="Hyperlink"/>
                <w:rFonts w:eastAsia="Arial"/>
                <w:noProof/>
              </w:rPr>
              <w:t xml:space="preserve">6. </w:t>
            </w:r>
            <w:r>
              <w:rPr>
                <w:rStyle w:val="Hyperlink"/>
                <w:rFonts w:eastAsia="Arial"/>
                <w:noProof/>
              </w:rPr>
              <w:t xml:space="preserve">       </w:t>
            </w:r>
            <w:r w:rsidRPr="00BB1416">
              <w:rPr>
                <w:rStyle w:val="Hyperlink"/>
                <w:rFonts w:eastAsia="Arial"/>
                <w:noProof/>
              </w:rPr>
              <w:t>CONCLUSÕES E PROPOSTAS DE FUTUROS TRABALHOS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7AA17" w14:textId="44258D38" w:rsidR="005A6940" w:rsidRDefault="005A6940" w:rsidP="005A6940">
          <w:pPr>
            <w:pStyle w:val="Sumrio1"/>
            <w:tabs>
              <w:tab w:val="right" w:pos="10989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16638" w:history="1">
            <w:r w:rsidRPr="00BB1416">
              <w:rPr>
                <w:rStyle w:val="Hyperlink"/>
                <w:rFonts w:eastAsia="Arial"/>
                <w:noProof/>
                <w:lang w:val="en-US"/>
              </w:rPr>
              <w:t xml:space="preserve">7. </w:t>
            </w:r>
            <w:r>
              <w:rPr>
                <w:rStyle w:val="Hyperlink"/>
                <w:rFonts w:eastAsia="Arial"/>
                <w:noProof/>
                <w:lang w:val="en-US"/>
              </w:rPr>
              <w:t xml:space="preserve">       </w:t>
            </w:r>
            <w:r w:rsidRPr="00BB1416">
              <w:rPr>
                <w:rStyle w:val="Hyperlink"/>
                <w:rFonts w:eastAsia="Arial"/>
                <w:noProof/>
                <w:lang w:val="en-US"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51F20" w14:textId="77777777" w:rsidR="005A6940" w:rsidRDefault="005A6940" w:rsidP="005A6940">
          <w:pPr>
            <w:pStyle w:val="Sumrio1"/>
            <w:tabs>
              <w:tab w:val="right" w:pos="10989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16639" w:history="1">
            <w:r w:rsidRPr="00BB1416">
              <w:rPr>
                <w:rStyle w:val="Hyperlink"/>
                <w:rFonts w:eastAsia="Arial"/>
                <w:noProof/>
                <w:lang w:val="en-US"/>
              </w:rPr>
              <w:t xml:space="preserve">ANEXO 1 -  </w:t>
            </w:r>
            <w:r w:rsidRPr="005A6940">
              <w:rPr>
                <w:rStyle w:val="Hyperlink"/>
                <w:rFonts w:eastAsia="Arial"/>
                <w:i/>
                <w:noProof/>
                <w:lang w:val="en-US"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59B20" w14:textId="77777777" w:rsidR="00FD43D9" w:rsidRPr="00C37DA5" w:rsidRDefault="00AD0D7D" w:rsidP="00C77652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20" w:line="480" w:lineRule="auto"/>
            <w:jc w:val="both"/>
            <w:rPr>
              <w:rFonts w:ascii="Arial" w:eastAsia="Arial" w:hAnsi="Arial" w:cs="Arial"/>
              <w:color w:val="000000"/>
              <w:sz w:val="32"/>
              <w:szCs w:val="32"/>
            </w:rPr>
          </w:pPr>
          <w:r w:rsidRPr="00793A72">
            <w:rPr>
              <w:rFonts w:ascii="Arial" w:hAnsi="Arial" w:cs="Arial"/>
              <w:sz w:val="32"/>
              <w:szCs w:val="32"/>
            </w:rPr>
            <w:fldChar w:fldCharType="end"/>
          </w:r>
        </w:p>
      </w:sdtContent>
    </w:sdt>
    <w:p w14:paraId="29FCF045" w14:textId="77777777" w:rsidR="008A591E" w:rsidRDefault="008A591E" w:rsidP="00AA4C2E">
      <w:pPr>
        <w:pStyle w:val="Ttulo1"/>
        <w:spacing w:line="312" w:lineRule="auto"/>
        <w:ind w:left="360"/>
        <w:jc w:val="both"/>
      </w:pPr>
    </w:p>
    <w:p w14:paraId="1ED7A0C2" w14:textId="77777777" w:rsidR="005A6940" w:rsidRDefault="005A6940" w:rsidP="005A6940"/>
    <w:p w14:paraId="513EE20E" w14:textId="77777777" w:rsidR="005A6940" w:rsidRDefault="005A6940" w:rsidP="005A6940"/>
    <w:p w14:paraId="74731A09" w14:textId="77777777" w:rsidR="005A6940" w:rsidRDefault="005A6940" w:rsidP="005A6940"/>
    <w:p w14:paraId="7EBABB22" w14:textId="77777777" w:rsidR="005A6940" w:rsidRDefault="005A6940" w:rsidP="005A6940"/>
    <w:p w14:paraId="5CAA0EE5" w14:textId="77777777" w:rsidR="005A6940" w:rsidRDefault="005A6940" w:rsidP="005A6940"/>
    <w:p w14:paraId="030A57AA" w14:textId="77777777" w:rsidR="005A6940" w:rsidRDefault="005A6940" w:rsidP="005A6940"/>
    <w:p w14:paraId="3ED1BA86" w14:textId="77777777" w:rsidR="005A6940" w:rsidRDefault="005A6940" w:rsidP="005A6940"/>
    <w:p w14:paraId="0EED6F24" w14:textId="77777777" w:rsidR="005A6940" w:rsidRDefault="005A6940" w:rsidP="005A6940"/>
    <w:p w14:paraId="45CD74FF" w14:textId="77777777" w:rsidR="005A6940" w:rsidRDefault="005A6940" w:rsidP="005A6940"/>
    <w:p w14:paraId="760E27F6" w14:textId="77777777" w:rsidR="005A6940" w:rsidRDefault="005A6940" w:rsidP="005A6940"/>
    <w:p w14:paraId="181FF398" w14:textId="77777777" w:rsidR="005A6940" w:rsidRPr="005A6940" w:rsidRDefault="005A6940" w:rsidP="005A6940"/>
    <w:p w14:paraId="679A5224" w14:textId="55A25751" w:rsidR="005A6940" w:rsidRDefault="005A6940" w:rsidP="005A6940">
      <w:pPr>
        <w:pStyle w:val="Ttulo1"/>
        <w:spacing w:line="312" w:lineRule="auto"/>
        <w:ind w:left="360"/>
        <w:jc w:val="both"/>
      </w:pPr>
    </w:p>
    <w:p w14:paraId="4FFCA2FB" w14:textId="77777777" w:rsidR="00FD43D9" w:rsidRPr="005A6940" w:rsidRDefault="00AD0D7D" w:rsidP="005A6940">
      <w:pPr>
        <w:pStyle w:val="Ttulo1"/>
        <w:numPr>
          <w:ilvl w:val="0"/>
          <w:numId w:val="13"/>
        </w:numPr>
        <w:spacing w:line="312" w:lineRule="auto"/>
        <w:jc w:val="both"/>
        <w:rPr>
          <w:rFonts w:eastAsia="Arial"/>
        </w:rPr>
      </w:pPr>
      <w:r w:rsidRPr="005A6940">
        <w:br w:type="page"/>
      </w:r>
      <w:bookmarkStart w:id="4" w:name="_Toc75716626"/>
      <w:r w:rsidRPr="005A6940">
        <w:rPr>
          <w:rFonts w:eastAsia="Arial"/>
        </w:rPr>
        <w:lastRenderedPageBreak/>
        <w:t>INTRODUÇÃO</w:t>
      </w:r>
      <w:bookmarkEnd w:id="4"/>
      <w:r w:rsidRPr="005A6940">
        <w:rPr>
          <w:rFonts w:eastAsia="Arial"/>
        </w:rPr>
        <w:t xml:space="preserve"> </w:t>
      </w:r>
    </w:p>
    <w:p w14:paraId="264E2F6F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0BBEC425" w14:textId="2F023337" w:rsidR="00C7303F" w:rsidRPr="00793A72" w:rsidRDefault="00FC5003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>Ao longo dos</w:t>
      </w:r>
      <w:r w:rsidR="0066467F">
        <w:rPr>
          <w:rFonts w:ascii="Arial" w:hAnsi="Arial" w:cs="Arial"/>
        </w:rPr>
        <w:t xml:space="preserve"> últimos</w:t>
      </w:r>
      <w:r w:rsidRPr="00793A72">
        <w:rPr>
          <w:rFonts w:ascii="Arial" w:hAnsi="Arial" w:cs="Arial"/>
        </w:rPr>
        <w:t xml:space="preserve"> anos, a indústri</w:t>
      </w:r>
      <w:r w:rsidR="0082670F" w:rsidRPr="00793A72">
        <w:rPr>
          <w:rFonts w:ascii="Arial" w:hAnsi="Arial" w:cs="Arial"/>
        </w:rPr>
        <w:t xml:space="preserve">a de Óleo &amp; Gás (O&amp;G) vem reduzido </w:t>
      </w:r>
      <w:r w:rsidRPr="00793A72">
        <w:rPr>
          <w:rFonts w:ascii="Arial" w:hAnsi="Arial" w:cs="Arial"/>
        </w:rPr>
        <w:t>emissões d</w:t>
      </w:r>
      <w:r w:rsidR="00941ACA" w:rsidRPr="00793A72">
        <w:rPr>
          <w:rFonts w:ascii="Arial" w:hAnsi="Arial" w:cs="Arial"/>
        </w:rPr>
        <w:t>e compos</w:t>
      </w:r>
      <w:r w:rsidR="0082670F" w:rsidRPr="00793A72">
        <w:rPr>
          <w:rFonts w:ascii="Arial" w:hAnsi="Arial" w:cs="Arial"/>
        </w:rPr>
        <w:t>tos orgânicos, oriundas de diversas oper</w:t>
      </w:r>
      <w:r w:rsidR="00941ACA" w:rsidRPr="00793A72">
        <w:rPr>
          <w:rFonts w:ascii="Arial" w:hAnsi="Arial" w:cs="Arial"/>
        </w:rPr>
        <w:t>ações</w:t>
      </w:r>
      <w:r w:rsidR="0082670F" w:rsidRPr="00793A72">
        <w:rPr>
          <w:rFonts w:ascii="Arial" w:hAnsi="Arial" w:cs="Arial"/>
        </w:rPr>
        <w:t xml:space="preserve"> da cadeia</w:t>
      </w:r>
      <w:r w:rsidR="00941ACA" w:rsidRPr="00793A72">
        <w:rPr>
          <w:rFonts w:ascii="Arial" w:hAnsi="Arial" w:cs="Arial"/>
        </w:rPr>
        <w:t>. As</w:t>
      </w:r>
      <w:r w:rsidRPr="00793A72">
        <w:rPr>
          <w:rFonts w:ascii="Arial" w:hAnsi="Arial" w:cs="Arial"/>
        </w:rPr>
        <w:t xml:space="preserve"> emissões fugitivas - emanações de gases provenientes de componentes de linhas de processo (válvulas, flanges, selos de bomba e </w:t>
      </w:r>
      <w:r w:rsidR="003E18D8" w:rsidRPr="00793A72">
        <w:rPr>
          <w:rFonts w:ascii="Arial" w:hAnsi="Arial" w:cs="Arial"/>
        </w:rPr>
        <w:t>etc.</w:t>
      </w:r>
      <w:r w:rsidRPr="00793A72">
        <w:rPr>
          <w:rFonts w:ascii="Arial" w:hAnsi="Arial" w:cs="Arial"/>
        </w:rPr>
        <w:t>)</w:t>
      </w:r>
      <w:r w:rsidR="0066467F">
        <w:rPr>
          <w:rFonts w:ascii="Arial" w:hAnsi="Arial" w:cs="Arial"/>
        </w:rPr>
        <w:t xml:space="preserve"> </w:t>
      </w:r>
      <w:r w:rsidRPr="00793A72">
        <w:rPr>
          <w:rFonts w:ascii="Arial" w:hAnsi="Arial" w:cs="Arial"/>
        </w:rPr>
        <w:t>que ocorrem</w:t>
      </w:r>
      <w:r w:rsidR="00941ACA" w:rsidRPr="00793A72">
        <w:rPr>
          <w:rFonts w:ascii="Arial" w:hAnsi="Arial" w:cs="Arial"/>
        </w:rPr>
        <w:t>,</w:t>
      </w:r>
      <w:r w:rsidR="00480499" w:rsidRPr="00793A72">
        <w:rPr>
          <w:rFonts w:ascii="Arial" w:hAnsi="Arial" w:cs="Arial"/>
        </w:rPr>
        <w:t xml:space="preserve"> </w:t>
      </w:r>
      <w:r w:rsidRPr="00793A72">
        <w:rPr>
          <w:rFonts w:ascii="Arial" w:hAnsi="Arial" w:cs="Arial"/>
        </w:rPr>
        <w:t xml:space="preserve">em </w:t>
      </w:r>
      <w:r w:rsidR="00941ACA" w:rsidRPr="00793A72">
        <w:rPr>
          <w:rFonts w:ascii="Arial" w:hAnsi="Arial" w:cs="Arial"/>
        </w:rPr>
        <w:t xml:space="preserve">geral, </w:t>
      </w:r>
      <w:r w:rsidRPr="00793A72">
        <w:rPr>
          <w:rFonts w:ascii="Arial" w:hAnsi="Arial" w:cs="Arial"/>
        </w:rPr>
        <w:t>função de perda de estanq</w:t>
      </w:r>
      <w:r w:rsidR="00941ACA" w:rsidRPr="00793A72">
        <w:rPr>
          <w:rFonts w:ascii="Arial" w:hAnsi="Arial" w:cs="Arial"/>
        </w:rPr>
        <w:t>ueidade e de maneira randômica, são bastante representativas nesse cenário</w:t>
      </w:r>
      <w:r w:rsidR="00A53A8C" w:rsidRPr="00793A72">
        <w:rPr>
          <w:rFonts w:ascii="Arial" w:hAnsi="Arial" w:cs="Arial"/>
        </w:rPr>
        <w:t xml:space="preserve"> (</w:t>
      </w:r>
      <w:r w:rsidR="00DB1E69" w:rsidRPr="00793A72">
        <w:rPr>
          <w:rFonts w:ascii="Arial" w:hAnsi="Arial" w:cs="Arial"/>
        </w:rPr>
        <w:t>USEPA, 1990</w:t>
      </w:r>
      <w:r w:rsidR="00A53A8C" w:rsidRPr="00793A72">
        <w:rPr>
          <w:rFonts w:ascii="Arial" w:hAnsi="Arial" w:cs="Arial"/>
        </w:rPr>
        <w:t xml:space="preserve">, </w:t>
      </w:r>
      <w:proofErr w:type="spellStart"/>
      <w:r w:rsidR="00A76276" w:rsidRPr="00793A72">
        <w:rPr>
          <w:rFonts w:ascii="Arial" w:hAnsi="Arial" w:cs="Arial"/>
        </w:rPr>
        <w:t>Onat</w:t>
      </w:r>
      <w:proofErr w:type="spellEnd"/>
      <w:r w:rsidR="00A76276" w:rsidRPr="00793A72">
        <w:rPr>
          <w:rFonts w:ascii="Arial" w:hAnsi="Arial" w:cs="Arial"/>
        </w:rPr>
        <w:t>, 2006</w:t>
      </w:r>
      <w:r w:rsidR="00DB1E69" w:rsidRPr="00793A72">
        <w:rPr>
          <w:rFonts w:ascii="Arial" w:hAnsi="Arial" w:cs="Arial"/>
        </w:rPr>
        <w:t xml:space="preserve"> e </w:t>
      </w:r>
      <w:proofErr w:type="spellStart"/>
      <w:r w:rsidR="00DB1E69" w:rsidRPr="00793A72">
        <w:rPr>
          <w:rFonts w:ascii="Arial" w:hAnsi="Arial" w:cs="Arial"/>
        </w:rPr>
        <w:t>Wilwerding</w:t>
      </w:r>
      <w:proofErr w:type="spellEnd"/>
      <w:r w:rsidR="00DB1E69" w:rsidRPr="00793A72">
        <w:rPr>
          <w:rFonts w:ascii="Arial" w:hAnsi="Arial" w:cs="Arial"/>
        </w:rPr>
        <w:t>, 2011</w:t>
      </w:r>
      <w:r w:rsidR="00A76276" w:rsidRPr="00793A72">
        <w:rPr>
          <w:rFonts w:ascii="Arial" w:hAnsi="Arial" w:cs="Arial"/>
        </w:rPr>
        <w:t>)</w:t>
      </w:r>
      <w:r w:rsidR="00941ACA" w:rsidRPr="00793A72">
        <w:rPr>
          <w:rFonts w:ascii="Arial" w:hAnsi="Arial" w:cs="Arial"/>
        </w:rPr>
        <w:t>.</w:t>
      </w:r>
      <w:r w:rsidR="00854398">
        <w:rPr>
          <w:rFonts w:ascii="Arial" w:hAnsi="Arial" w:cs="Arial"/>
        </w:rPr>
        <w:t xml:space="preserve"> </w:t>
      </w:r>
      <w:r w:rsidR="00941ACA" w:rsidRPr="00793A72">
        <w:rPr>
          <w:rFonts w:ascii="Arial" w:hAnsi="Arial" w:cs="Arial"/>
        </w:rPr>
        <w:t xml:space="preserve">Os métodos </w:t>
      </w:r>
      <w:r w:rsidR="0066467F">
        <w:rPr>
          <w:rFonts w:ascii="Arial" w:hAnsi="Arial" w:cs="Arial"/>
        </w:rPr>
        <w:t xml:space="preserve">rotineiramente </w:t>
      </w:r>
      <w:r w:rsidR="00941ACA" w:rsidRPr="00793A72">
        <w:rPr>
          <w:rFonts w:ascii="Arial" w:hAnsi="Arial" w:cs="Arial"/>
        </w:rPr>
        <w:t xml:space="preserve">utilizados para </w:t>
      </w:r>
      <w:r w:rsidR="0025308C" w:rsidRPr="00793A72">
        <w:rPr>
          <w:rFonts w:ascii="Arial" w:hAnsi="Arial" w:cs="Arial"/>
        </w:rPr>
        <w:t xml:space="preserve">detecção de </w:t>
      </w:r>
      <w:r w:rsidR="00132CA1" w:rsidRPr="00793A72">
        <w:rPr>
          <w:rFonts w:ascii="Arial" w:hAnsi="Arial" w:cs="Arial"/>
        </w:rPr>
        <w:t xml:space="preserve">emissões </w:t>
      </w:r>
      <w:r w:rsidR="0025308C" w:rsidRPr="00793A72">
        <w:rPr>
          <w:rFonts w:ascii="Arial" w:hAnsi="Arial" w:cs="Arial"/>
        </w:rPr>
        <w:t>fugitiva</w:t>
      </w:r>
      <w:r w:rsidR="00132CA1" w:rsidRPr="00793A72">
        <w:rPr>
          <w:rFonts w:ascii="Arial" w:hAnsi="Arial" w:cs="Arial"/>
        </w:rPr>
        <w:t>s</w:t>
      </w:r>
      <w:r w:rsidR="00941ACA" w:rsidRPr="00793A72">
        <w:rPr>
          <w:rFonts w:ascii="Arial" w:hAnsi="Arial" w:cs="Arial"/>
        </w:rPr>
        <w:t xml:space="preserve"> são: LDAR (</w:t>
      </w:r>
      <w:proofErr w:type="spellStart"/>
      <w:r w:rsidR="00941ACA" w:rsidRPr="00793A72">
        <w:rPr>
          <w:rFonts w:ascii="Arial" w:hAnsi="Arial" w:cs="Arial"/>
          <w:i/>
        </w:rPr>
        <w:t>Leak</w:t>
      </w:r>
      <w:proofErr w:type="spellEnd"/>
      <w:r w:rsidR="00941ACA" w:rsidRPr="00793A72">
        <w:rPr>
          <w:rFonts w:ascii="Arial" w:hAnsi="Arial" w:cs="Arial"/>
          <w:i/>
        </w:rPr>
        <w:t xml:space="preserve"> </w:t>
      </w:r>
      <w:proofErr w:type="spellStart"/>
      <w:r w:rsidR="00941ACA" w:rsidRPr="00793A72">
        <w:rPr>
          <w:rFonts w:ascii="Arial" w:hAnsi="Arial" w:cs="Arial"/>
          <w:i/>
        </w:rPr>
        <w:t>Detection</w:t>
      </w:r>
      <w:proofErr w:type="spellEnd"/>
      <w:r w:rsidR="00941ACA" w:rsidRPr="00793A72">
        <w:rPr>
          <w:rFonts w:ascii="Arial" w:hAnsi="Arial" w:cs="Arial"/>
          <w:i/>
        </w:rPr>
        <w:t xml:space="preserve"> </w:t>
      </w:r>
      <w:proofErr w:type="spellStart"/>
      <w:r w:rsidR="00941ACA" w:rsidRPr="00793A72">
        <w:rPr>
          <w:rFonts w:ascii="Arial" w:hAnsi="Arial" w:cs="Arial"/>
          <w:i/>
        </w:rPr>
        <w:t>and</w:t>
      </w:r>
      <w:proofErr w:type="spellEnd"/>
      <w:r w:rsidR="00941ACA" w:rsidRPr="00793A72">
        <w:rPr>
          <w:rFonts w:ascii="Arial" w:hAnsi="Arial" w:cs="Arial"/>
          <w:i/>
        </w:rPr>
        <w:t xml:space="preserve"> </w:t>
      </w:r>
      <w:proofErr w:type="spellStart"/>
      <w:r w:rsidR="00941ACA" w:rsidRPr="00793A72">
        <w:rPr>
          <w:rFonts w:ascii="Arial" w:hAnsi="Arial" w:cs="Arial"/>
          <w:i/>
        </w:rPr>
        <w:t>Repair</w:t>
      </w:r>
      <w:proofErr w:type="spellEnd"/>
      <w:r w:rsidR="00941ACA" w:rsidRPr="00793A72">
        <w:rPr>
          <w:rFonts w:ascii="Arial" w:hAnsi="Arial" w:cs="Arial"/>
          <w:i/>
        </w:rPr>
        <w:t>)</w:t>
      </w:r>
      <w:r w:rsidR="00941ACA" w:rsidRPr="00793A72">
        <w:rPr>
          <w:rFonts w:ascii="Arial" w:hAnsi="Arial" w:cs="Arial"/>
        </w:rPr>
        <w:t xml:space="preserve"> </w:t>
      </w:r>
      <w:r w:rsidR="000F47F6" w:rsidRPr="00793A72">
        <w:rPr>
          <w:rFonts w:ascii="Arial" w:hAnsi="Arial" w:cs="Arial"/>
        </w:rPr>
        <w:t>- método</w:t>
      </w:r>
      <w:r w:rsidR="00132CA1" w:rsidRPr="00793A72">
        <w:rPr>
          <w:rFonts w:ascii="Arial" w:hAnsi="Arial" w:cs="Arial"/>
        </w:rPr>
        <w:t xml:space="preserve"> para d</w:t>
      </w:r>
      <w:r w:rsidR="00EF15F6" w:rsidRPr="00793A72">
        <w:rPr>
          <w:rFonts w:ascii="Arial" w:hAnsi="Arial" w:cs="Arial"/>
        </w:rPr>
        <w:t xml:space="preserve">etecção e </w:t>
      </w:r>
      <w:r w:rsidR="00132CA1" w:rsidRPr="00793A72">
        <w:rPr>
          <w:rFonts w:ascii="Arial" w:hAnsi="Arial" w:cs="Arial"/>
        </w:rPr>
        <w:t>r</w:t>
      </w:r>
      <w:r w:rsidR="00EF15F6" w:rsidRPr="00793A72">
        <w:rPr>
          <w:rFonts w:ascii="Arial" w:hAnsi="Arial" w:cs="Arial"/>
        </w:rPr>
        <w:t xml:space="preserve">eparo de </w:t>
      </w:r>
      <w:r w:rsidR="00132CA1" w:rsidRPr="00793A72">
        <w:rPr>
          <w:rFonts w:ascii="Arial" w:hAnsi="Arial" w:cs="Arial"/>
        </w:rPr>
        <w:t>v</w:t>
      </w:r>
      <w:r w:rsidR="00EF15F6" w:rsidRPr="00793A72">
        <w:rPr>
          <w:rFonts w:ascii="Arial" w:hAnsi="Arial" w:cs="Arial"/>
        </w:rPr>
        <w:t xml:space="preserve">azamentos </w:t>
      </w:r>
      <w:r w:rsidR="00941ACA" w:rsidRPr="00793A72">
        <w:rPr>
          <w:rFonts w:ascii="Arial" w:hAnsi="Arial" w:cs="Arial"/>
        </w:rPr>
        <w:t>definido</w:t>
      </w:r>
      <w:r w:rsidR="002C5556" w:rsidRPr="00793A72">
        <w:rPr>
          <w:rFonts w:ascii="Arial" w:hAnsi="Arial" w:cs="Arial"/>
        </w:rPr>
        <w:t xml:space="preserve"> como a principal f</w:t>
      </w:r>
      <w:r w:rsidR="00941ACA" w:rsidRPr="00793A72">
        <w:rPr>
          <w:rFonts w:ascii="Arial" w:hAnsi="Arial" w:cs="Arial"/>
        </w:rPr>
        <w:t>o</w:t>
      </w:r>
      <w:r w:rsidR="002C5556" w:rsidRPr="00793A72">
        <w:rPr>
          <w:rFonts w:ascii="Arial" w:hAnsi="Arial" w:cs="Arial"/>
        </w:rPr>
        <w:t>r</w:t>
      </w:r>
      <w:r w:rsidR="00941ACA" w:rsidRPr="00793A72">
        <w:rPr>
          <w:rFonts w:ascii="Arial" w:hAnsi="Arial" w:cs="Arial"/>
        </w:rPr>
        <w:t xml:space="preserve">ma adotada para identificar </w:t>
      </w:r>
      <w:r w:rsidR="00132CA1" w:rsidRPr="00793A72">
        <w:rPr>
          <w:rFonts w:ascii="Arial" w:hAnsi="Arial" w:cs="Arial"/>
        </w:rPr>
        <w:t xml:space="preserve">emissões fugitivas </w:t>
      </w:r>
      <w:r w:rsidR="00941ACA" w:rsidRPr="00793A72">
        <w:rPr>
          <w:rFonts w:ascii="Arial" w:hAnsi="Arial" w:cs="Arial"/>
        </w:rPr>
        <w:t>em componentes de linhas de processo e equipamentos através de monitoramento</w:t>
      </w:r>
      <w:r w:rsidR="002C5556" w:rsidRPr="00793A72">
        <w:rPr>
          <w:rFonts w:ascii="Arial" w:hAnsi="Arial" w:cs="Arial"/>
        </w:rPr>
        <w:t xml:space="preserve"> com uso de </w:t>
      </w:r>
      <w:r w:rsidR="00EF15F6" w:rsidRPr="00793A72">
        <w:rPr>
          <w:rFonts w:ascii="Arial" w:hAnsi="Arial" w:cs="Arial"/>
        </w:rPr>
        <w:t>analisador de g</w:t>
      </w:r>
      <w:r w:rsidR="000066E6" w:rsidRPr="00793A72">
        <w:rPr>
          <w:rFonts w:ascii="Arial" w:hAnsi="Arial" w:cs="Arial"/>
        </w:rPr>
        <w:t>ases</w:t>
      </w:r>
      <w:r w:rsidR="00EF15F6" w:rsidRPr="00793A72">
        <w:rPr>
          <w:rFonts w:ascii="Arial" w:hAnsi="Arial" w:cs="Arial"/>
        </w:rPr>
        <w:t xml:space="preserve"> </w:t>
      </w:r>
      <w:r w:rsidR="002C5556" w:rsidRPr="00793A72">
        <w:rPr>
          <w:rFonts w:ascii="Arial" w:hAnsi="Arial" w:cs="Arial"/>
        </w:rPr>
        <w:t>do</w:t>
      </w:r>
      <w:r w:rsidR="00941ACA" w:rsidRPr="00793A72">
        <w:rPr>
          <w:rFonts w:ascii="Arial" w:hAnsi="Arial" w:cs="Arial"/>
        </w:rPr>
        <w:t xml:space="preserve"> tipo farejador ou </w:t>
      </w:r>
      <w:proofErr w:type="spellStart"/>
      <w:r w:rsidR="00941ACA" w:rsidRPr="00793A72">
        <w:rPr>
          <w:rFonts w:ascii="Arial" w:hAnsi="Arial" w:cs="Arial"/>
          <w:i/>
        </w:rPr>
        <w:t>Sniffer</w:t>
      </w:r>
      <w:proofErr w:type="spellEnd"/>
      <w:r w:rsidR="00EF15F6" w:rsidRPr="00793A72">
        <w:rPr>
          <w:rFonts w:ascii="Arial" w:hAnsi="Arial" w:cs="Arial"/>
        </w:rPr>
        <w:t>, e o OGI (</w:t>
      </w:r>
      <w:proofErr w:type="spellStart"/>
      <w:r w:rsidR="00EF15F6" w:rsidRPr="00793A72">
        <w:rPr>
          <w:rFonts w:ascii="Arial" w:hAnsi="Arial" w:cs="Arial"/>
          <w:i/>
        </w:rPr>
        <w:t>Optical</w:t>
      </w:r>
      <w:proofErr w:type="spellEnd"/>
      <w:r w:rsidR="00EF15F6" w:rsidRPr="00793A72">
        <w:rPr>
          <w:rFonts w:ascii="Arial" w:hAnsi="Arial" w:cs="Arial"/>
          <w:i/>
        </w:rPr>
        <w:t xml:space="preserve"> </w:t>
      </w:r>
      <w:proofErr w:type="spellStart"/>
      <w:r w:rsidR="00EF15F6" w:rsidRPr="00793A72">
        <w:rPr>
          <w:rFonts w:ascii="Arial" w:hAnsi="Arial" w:cs="Arial"/>
          <w:i/>
        </w:rPr>
        <w:t>Gas</w:t>
      </w:r>
      <w:proofErr w:type="spellEnd"/>
      <w:r w:rsidR="00EF15F6" w:rsidRPr="00793A72">
        <w:rPr>
          <w:rFonts w:ascii="Arial" w:hAnsi="Arial" w:cs="Arial"/>
          <w:i/>
        </w:rPr>
        <w:t xml:space="preserve"> </w:t>
      </w:r>
      <w:proofErr w:type="spellStart"/>
      <w:r w:rsidR="00EF15F6" w:rsidRPr="00793A72">
        <w:rPr>
          <w:rFonts w:ascii="Arial" w:hAnsi="Arial" w:cs="Arial"/>
          <w:i/>
        </w:rPr>
        <w:t>Imaging</w:t>
      </w:r>
      <w:proofErr w:type="spellEnd"/>
      <w:r w:rsidR="00EF15F6" w:rsidRPr="00793A72">
        <w:rPr>
          <w:rFonts w:ascii="Arial" w:hAnsi="Arial" w:cs="Arial"/>
          <w:i/>
        </w:rPr>
        <w:t xml:space="preserve">) </w:t>
      </w:r>
      <w:r w:rsidR="00EF15F6" w:rsidRPr="00793A72">
        <w:rPr>
          <w:rFonts w:ascii="Arial" w:hAnsi="Arial" w:cs="Arial"/>
        </w:rPr>
        <w:t xml:space="preserve">- </w:t>
      </w:r>
      <w:r w:rsidR="000066E6" w:rsidRPr="00793A72">
        <w:rPr>
          <w:rFonts w:ascii="Arial" w:hAnsi="Arial" w:cs="Arial"/>
        </w:rPr>
        <w:t>i</w:t>
      </w:r>
      <w:r w:rsidR="00EF15F6" w:rsidRPr="00793A72">
        <w:rPr>
          <w:rFonts w:ascii="Arial" w:hAnsi="Arial" w:cs="Arial"/>
        </w:rPr>
        <w:t>mageamento ótico de gases</w:t>
      </w:r>
      <w:r w:rsidR="00941ACA" w:rsidRPr="00793A72">
        <w:rPr>
          <w:rFonts w:ascii="Arial" w:hAnsi="Arial" w:cs="Arial"/>
        </w:rPr>
        <w:t xml:space="preserve"> que utiliza câmeras, em gera</w:t>
      </w:r>
      <w:r w:rsidR="00132CA1" w:rsidRPr="00793A72">
        <w:rPr>
          <w:rFonts w:ascii="Arial" w:hAnsi="Arial" w:cs="Arial"/>
        </w:rPr>
        <w:t>l</w:t>
      </w:r>
      <w:r w:rsidR="00941ACA" w:rsidRPr="00793A72">
        <w:rPr>
          <w:rFonts w:ascii="Arial" w:hAnsi="Arial" w:cs="Arial"/>
        </w:rPr>
        <w:t xml:space="preserve">, </w:t>
      </w:r>
      <w:r w:rsidR="00132CA1" w:rsidRPr="00793A72">
        <w:rPr>
          <w:rFonts w:ascii="Arial" w:hAnsi="Arial" w:cs="Arial"/>
        </w:rPr>
        <w:t xml:space="preserve">com visualização no </w:t>
      </w:r>
      <w:r w:rsidR="00941ACA" w:rsidRPr="00793A72">
        <w:rPr>
          <w:rFonts w:ascii="Arial" w:hAnsi="Arial" w:cs="Arial"/>
        </w:rPr>
        <w:t xml:space="preserve">espectro do </w:t>
      </w:r>
      <w:r w:rsidR="008C111A" w:rsidRPr="00793A72">
        <w:rPr>
          <w:rFonts w:ascii="Arial" w:hAnsi="Arial" w:cs="Arial"/>
        </w:rPr>
        <w:t>infravermelho (IR)</w:t>
      </w:r>
      <w:r w:rsidR="009E2F91" w:rsidRPr="00793A72">
        <w:rPr>
          <w:rFonts w:ascii="Arial" w:hAnsi="Arial" w:cs="Arial"/>
        </w:rPr>
        <w:t xml:space="preserve"> para </w:t>
      </w:r>
      <w:r w:rsidR="00EF15F6" w:rsidRPr="00793A72">
        <w:rPr>
          <w:rFonts w:ascii="Arial" w:hAnsi="Arial" w:cs="Arial"/>
        </w:rPr>
        <w:t>detecção de</w:t>
      </w:r>
      <w:r w:rsidR="003E18D8" w:rsidRPr="00793A72">
        <w:rPr>
          <w:rFonts w:ascii="Arial" w:hAnsi="Arial" w:cs="Arial"/>
        </w:rPr>
        <w:t xml:space="preserve"> </w:t>
      </w:r>
      <w:r w:rsidRPr="00793A72">
        <w:rPr>
          <w:rFonts w:ascii="Arial" w:hAnsi="Arial" w:cs="Arial"/>
        </w:rPr>
        <w:t>compostos orgânicos, CH</w:t>
      </w:r>
      <w:r w:rsidRPr="00793A72">
        <w:rPr>
          <w:rFonts w:ascii="Arial" w:hAnsi="Arial" w:cs="Arial"/>
          <w:vertAlign w:val="subscript"/>
        </w:rPr>
        <w:t>4</w:t>
      </w:r>
      <w:r w:rsidRPr="00793A72">
        <w:rPr>
          <w:rFonts w:ascii="Arial" w:hAnsi="Arial" w:cs="Arial"/>
        </w:rPr>
        <w:t xml:space="preserve"> </w:t>
      </w:r>
      <w:r w:rsidR="009E2F91" w:rsidRPr="00793A72">
        <w:rPr>
          <w:rFonts w:ascii="Arial" w:hAnsi="Arial" w:cs="Arial"/>
        </w:rPr>
        <w:t xml:space="preserve">(metano) e </w:t>
      </w:r>
      <w:proofErr w:type="spellStart"/>
      <w:r w:rsidR="009E2F91" w:rsidRPr="00793A72">
        <w:rPr>
          <w:rFonts w:ascii="Arial" w:hAnsi="Arial" w:cs="Arial"/>
        </w:rPr>
        <w:t>COVs</w:t>
      </w:r>
      <w:proofErr w:type="spellEnd"/>
      <w:r w:rsidR="009E2F91" w:rsidRPr="00793A72">
        <w:rPr>
          <w:rFonts w:ascii="Arial" w:hAnsi="Arial" w:cs="Arial"/>
        </w:rPr>
        <w:t xml:space="preserve"> (Compostos Orgânicos Voláteis)</w:t>
      </w:r>
      <w:r w:rsidR="002E5D96" w:rsidRPr="00793A72">
        <w:rPr>
          <w:rFonts w:ascii="Arial" w:hAnsi="Arial" w:cs="Arial"/>
        </w:rPr>
        <w:t xml:space="preserve"> </w:t>
      </w:r>
      <w:r w:rsidR="00C7303F" w:rsidRPr="00793A72">
        <w:rPr>
          <w:rFonts w:ascii="Arial" w:hAnsi="Arial" w:cs="Arial"/>
        </w:rPr>
        <w:t>(Parkinson, 2007,</w:t>
      </w:r>
      <w:r w:rsidR="00352863" w:rsidRPr="00793A72">
        <w:rPr>
          <w:rFonts w:ascii="Arial" w:hAnsi="Arial" w:cs="Arial"/>
        </w:rPr>
        <w:t xml:space="preserve"> </w:t>
      </w:r>
      <w:r w:rsidR="00352863" w:rsidRPr="00C37DA5">
        <w:rPr>
          <w:rFonts w:ascii="Arial" w:hAnsi="Arial" w:cs="Arial"/>
        </w:rPr>
        <w:t>CONCAWE, 2015</w:t>
      </w:r>
      <w:r w:rsidR="000F47F6" w:rsidRPr="00793A72">
        <w:rPr>
          <w:rFonts w:ascii="Arial" w:hAnsi="Arial" w:cs="Arial"/>
        </w:rPr>
        <w:t xml:space="preserve"> e</w:t>
      </w:r>
      <w:r w:rsidR="003E18D8" w:rsidRPr="00793A72">
        <w:rPr>
          <w:rFonts w:ascii="Arial" w:hAnsi="Arial" w:cs="Arial"/>
        </w:rPr>
        <w:t xml:space="preserve"> </w:t>
      </w:r>
      <w:r w:rsidR="000F47F6" w:rsidRPr="00793A72">
        <w:rPr>
          <w:rFonts w:ascii="Arial" w:hAnsi="Arial" w:cs="Arial"/>
          <w:lang w:val="en-US"/>
        </w:rPr>
        <w:t>FLIR, 2017).</w:t>
      </w:r>
      <w:r w:rsidR="00C7303F" w:rsidRPr="00793A72">
        <w:rPr>
          <w:rFonts w:ascii="Arial" w:hAnsi="Arial" w:cs="Arial"/>
        </w:rPr>
        <w:t xml:space="preserve"> </w:t>
      </w:r>
      <w:r w:rsidR="0066467F">
        <w:rPr>
          <w:rFonts w:ascii="Arial" w:hAnsi="Arial" w:cs="Arial"/>
        </w:rPr>
        <w:t>A possibilidade de detecção com o</w:t>
      </w:r>
      <w:r w:rsidR="0061535D" w:rsidRPr="00793A72">
        <w:rPr>
          <w:rFonts w:ascii="Arial" w:hAnsi="Arial" w:cs="Arial"/>
        </w:rPr>
        <w:t xml:space="preserve"> método OGI</w:t>
      </w:r>
      <w:r w:rsidR="0066467F">
        <w:rPr>
          <w:rFonts w:ascii="Arial" w:hAnsi="Arial" w:cs="Arial"/>
        </w:rPr>
        <w:t xml:space="preserve"> é</w:t>
      </w:r>
      <w:r w:rsidR="0061535D" w:rsidRPr="00793A72">
        <w:rPr>
          <w:rFonts w:ascii="Arial" w:hAnsi="Arial" w:cs="Arial"/>
        </w:rPr>
        <w:t xml:space="preserve"> depende</w:t>
      </w:r>
      <w:r w:rsidR="0066467F">
        <w:rPr>
          <w:rFonts w:ascii="Arial" w:hAnsi="Arial" w:cs="Arial"/>
        </w:rPr>
        <w:t>nte</w:t>
      </w:r>
      <w:r w:rsidR="0061535D" w:rsidRPr="00793A72">
        <w:rPr>
          <w:rFonts w:ascii="Arial" w:hAnsi="Arial" w:cs="Arial"/>
        </w:rPr>
        <w:t xml:space="preserve"> do tamanho do vazamento (quantidade de massa emitida)</w:t>
      </w:r>
      <w:r w:rsidR="0066467F">
        <w:rPr>
          <w:rFonts w:ascii="Arial" w:hAnsi="Arial" w:cs="Arial"/>
        </w:rPr>
        <w:t xml:space="preserve"> entre outros fatores. Esse método </w:t>
      </w:r>
      <w:r w:rsidR="0061535D" w:rsidRPr="00793A72">
        <w:rPr>
          <w:rFonts w:ascii="Arial" w:hAnsi="Arial" w:cs="Arial"/>
        </w:rPr>
        <w:t>pode ser usado para detectar vazamentos</w:t>
      </w:r>
      <w:r w:rsidR="0066467F">
        <w:rPr>
          <w:rFonts w:ascii="Arial" w:hAnsi="Arial" w:cs="Arial"/>
        </w:rPr>
        <w:t xml:space="preserve"> gasosos</w:t>
      </w:r>
      <w:r w:rsidR="0061535D" w:rsidRPr="00793A72">
        <w:rPr>
          <w:rFonts w:ascii="Arial" w:hAnsi="Arial" w:cs="Arial"/>
        </w:rPr>
        <w:t xml:space="preserve"> em componentes de linha de processo </w:t>
      </w:r>
      <w:r w:rsidR="00483AA5">
        <w:rPr>
          <w:rFonts w:ascii="Arial" w:hAnsi="Arial" w:cs="Arial"/>
        </w:rPr>
        <w:t>sem grande proximidade do operador da câmera IR e d</w:t>
      </w:r>
      <w:r w:rsidR="0061535D" w:rsidRPr="00793A72">
        <w:rPr>
          <w:rFonts w:ascii="Arial" w:hAnsi="Arial" w:cs="Arial"/>
        </w:rPr>
        <w:t xml:space="preserve">evido à capacidade de detecção remota, o OGI pode encontrar vazamentos de fontes não acessíveis. </w:t>
      </w:r>
      <w:r w:rsidR="002E5D96" w:rsidRPr="00793A72">
        <w:rPr>
          <w:rFonts w:ascii="Arial" w:hAnsi="Arial" w:cs="Arial"/>
        </w:rPr>
        <w:t>A Tabela 1 apresenta algumas diferenças entre os métodos de detecção de emissões fugitivas.</w:t>
      </w:r>
    </w:p>
    <w:p w14:paraId="0995086A" w14:textId="77777777" w:rsidR="002E5D96" w:rsidRPr="00793A72" w:rsidRDefault="002E5D96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  <w:b/>
        </w:rPr>
        <w:t>Tabela 1</w:t>
      </w:r>
      <w:r w:rsidRPr="00793A72">
        <w:rPr>
          <w:rFonts w:ascii="Arial" w:hAnsi="Arial" w:cs="Arial"/>
        </w:rPr>
        <w:t xml:space="preserve"> – Comparativa entre os métodos para detecção de fugitivas</w:t>
      </w:r>
    </w:p>
    <w:tbl>
      <w:tblPr>
        <w:tblStyle w:val="Tabelacomgrade1"/>
        <w:tblW w:w="5000" w:type="pct"/>
        <w:tblLook w:val="04A0" w:firstRow="1" w:lastRow="0" w:firstColumn="1" w:lastColumn="0" w:noHBand="0" w:noVBand="1"/>
      </w:tblPr>
      <w:tblGrid>
        <w:gridCol w:w="1846"/>
        <w:gridCol w:w="5208"/>
        <w:gridCol w:w="4161"/>
      </w:tblGrid>
      <w:tr w:rsidR="00854398" w:rsidRPr="00793A72" w14:paraId="6110A028" w14:textId="77777777" w:rsidTr="00854398">
        <w:tc>
          <w:tcPr>
            <w:tcW w:w="823" w:type="pct"/>
          </w:tcPr>
          <w:p w14:paraId="35708F38" w14:textId="2FCCB8FB" w:rsidR="002E5D96" w:rsidRPr="00793A72" w:rsidRDefault="009B71D6" w:rsidP="00854398">
            <w:pPr>
              <w:spacing w:line="312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MÉTODO</w:t>
            </w:r>
          </w:p>
        </w:tc>
        <w:tc>
          <w:tcPr>
            <w:tcW w:w="2322" w:type="pct"/>
          </w:tcPr>
          <w:p w14:paraId="3A332079" w14:textId="2BF02DE9" w:rsidR="002E5D96" w:rsidRPr="00793A72" w:rsidRDefault="009B71D6" w:rsidP="00854398">
            <w:pPr>
              <w:spacing w:line="312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DETECÇÃO</w:t>
            </w: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proofErr w:type="gramEnd"/>
            <w:r w:rsidRPr="00793A72">
              <w:rPr>
                <w:rFonts w:ascii="Arial" w:hAnsi="Arial" w:cs="Arial"/>
                <w:b/>
                <w:sz w:val="24"/>
                <w:szCs w:val="24"/>
              </w:rPr>
              <w:t>DE VAZAMENTOS (LDAR)</w:t>
            </w:r>
          </w:p>
        </w:tc>
        <w:tc>
          <w:tcPr>
            <w:tcW w:w="1855" w:type="pct"/>
          </w:tcPr>
          <w:p w14:paraId="5671A696" w14:textId="5C65957D" w:rsidR="002E5D96" w:rsidRPr="00793A72" w:rsidRDefault="009B71D6" w:rsidP="00854398">
            <w:pPr>
              <w:spacing w:line="312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IMAGEAMENTO ÓTICO (OGI)</w:t>
            </w:r>
          </w:p>
        </w:tc>
      </w:tr>
      <w:tr w:rsidR="00854398" w:rsidRPr="00793A72" w14:paraId="3D20A364" w14:textId="77777777" w:rsidTr="00854398">
        <w:tc>
          <w:tcPr>
            <w:tcW w:w="823" w:type="pct"/>
          </w:tcPr>
          <w:p w14:paraId="55DD0C4D" w14:textId="77777777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37DA5">
              <w:rPr>
                <w:rFonts w:ascii="Arial" w:hAnsi="Arial" w:cs="Arial"/>
                <w:b/>
                <w:sz w:val="24"/>
                <w:szCs w:val="24"/>
              </w:rPr>
              <w:t>Instrumento de detecção</w:t>
            </w:r>
          </w:p>
        </w:tc>
        <w:tc>
          <w:tcPr>
            <w:tcW w:w="2322" w:type="pct"/>
          </w:tcPr>
          <w:p w14:paraId="1C2DC3C9" w14:textId="3D385CB3" w:rsidR="002E5D96" w:rsidRPr="00793A72" w:rsidRDefault="003E7092" w:rsidP="00854398">
            <w:pPr>
              <w:spacing w:line="312" w:lineRule="auto"/>
              <w:rPr>
                <w:rFonts w:ascii="Arial" w:hAnsi="Arial" w:cs="Arial"/>
                <w:sz w:val="24"/>
                <w:szCs w:val="24"/>
              </w:rPr>
            </w:pPr>
            <w:r w:rsidRPr="00793A72">
              <w:rPr>
                <w:rFonts w:ascii="Arial" w:hAnsi="Arial" w:cs="Arial"/>
                <w:sz w:val="24"/>
                <w:szCs w:val="24"/>
              </w:rPr>
              <w:t>Analisador de gases que m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ede a concentração </w:t>
            </w:r>
            <w:r w:rsidRPr="00793A72">
              <w:rPr>
                <w:rFonts w:ascii="Arial" w:hAnsi="Arial" w:cs="Arial"/>
                <w:sz w:val="24"/>
                <w:szCs w:val="24"/>
              </w:rPr>
              <w:t xml:space="preserve">na </w:t>
            </w:r>
            <w:r w:rsidR="00483AA5">
              <w:rPr>
                <w:rFonts w:ascii="Arial" w:hAnsi="Arial" w:cs="Arial"/>
                <w:sz w:val="24"/>
                <w:szCs w:val="24"/>
              </w:rPr>
              <w:t>“</w:t>
            </w:r>
            <w:r w:rsidRPr="00793A72">
              <w:rPr>
                <w:rFonts w:ascii="Arial" w:hAnsi="Arial" w:cs="Arial"/>
                <w:sz w:val="24"/>
                <w:szCs w:val="24"/>
              </w:rPr>
              <w:t>interface</w:t>
            </w:r>
            <w:r w:rsidR="00483AA5">
              <w:rPr>
                <w:rFonts w:ascii="Arial" w:hAnsi="Arial" w:cs="Arial"/>
                <w:sz w:val="24"/>
                <w:szCs w:val="24"/>
              </w:rPr>
              <w:t>”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 dos potenciais pontos de vazamento em campo. A sonda do </w:t>
            </w:r>
            <w:r w:rsidRPr="00793A72">
              <w:rPr>
                <w:rFonts w:ascii="Arial" w:hAnsi="Arial" w:cs="Arial"/>
                <w:sz w:val="24"/>
                <w:szCs w:val="24"/>
              </w:rPr>
              <w:t>analisador</w:t>
            </w:r>
            <w:r w:rsidR="00DB140A" w:rsidRPr="00793A72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precisa estar </w:t>
            </w:r>
            <w:r w:rsidR="00483AA5">
              <w:rPr>
                <w:rFonts w:ascii="Arial" w:hAnsi="Arial" w:cs="Arial"/>
                <w:sz w:val="24"/>
                <w:szCs w:val="24"/>
              </w:rPr>
              <w:t>de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 1 </w:t>
            </w:r>
            <w:r w:rsidR="00483AA5">
              <w:rPr>
                <w:rFonts w:ascii="Arial" w:hAnsi="Arial" w:cs="Arial"/>
                <w:sz w:val="24"/>
                <w:szCs w:val="24"/>
              </w:rPr>
              <w:t>a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 2 cm de onde o vazamento ocorre.</w:t>
            </w:r>
          </w:p>
        </w:tc>
        <w:tc>
          <w:tcPr>
            <w:tcW w:w="1855" w:type="pct"/>
          </w:tcPr>
          <w:p w14:paraId="22BCB962" w14:textId="64E6538E" w:rsidR="002E5D96" w:rsidRPr="00793A72" w:rsidRDefault="00DB140A" w:rsidP="00854398">
            <w:pPr>
              <w:spacing w:line="312" w:lineRule="auto"/>
              <w:rPr>
                <w:rFonts w:ascii="Arial" w:hAnsi="Arial" w:cs="Arial"/>
                <w:sz w:val="24"/>
                <w:szCs w:val="24"/>
              </w:rPr>
            </w:pPr>
            <w:r w:rsidRPr="00793A72">
              <w:rPr>
                <w:rFonts w:ascii="Arial" w:hAnsi="Arial" w:cs="Arial"/>
                <w:sz w:val="24"/>
                <w:szCs w:val="24"/>
              </w:rPr>
              <w:t>Câmera</w:t>
            </w:r>
            <w:r w:rsidR="003E7092" w:rsidRPr="00793A72">
              <w:rPr>
                <w:rFonts w:ascii="Arial" w:hAnsi="Arial" w:cs="Arial"/>
                <w:sz w:val="24"/>
                <w:szCs w:val="24"/>
              </w:rPr>
              <w:t xml:space="preserve"> e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>xplora as unidades de processo e detecta as plumas</w:t>
            </w:r>
            <w:r w:rsidR="00483AA5">
              <w:rPr>
                <w:rFonts w:ascii="Arial" w:hAnsi="Arial" w:cs="Arial"/>
                <w:sz w:val="24"/>
                <w:szCs w:val="24"/>
              </w:rPr>
              <w:t xml:space="preserve"> de emissão </w:t>
            </w:r>
            <w:r w:rsidR="003E7092" w:rsidRPr="00793A72">
              <w:rPr>
                <w:rFonts w:ascii="Arial" w:hAnsi="Arial" w:cs="Arial"/>
                <w:sz w:val="24"/>
                <w:szCs w:val="24"/>
              </w:rPr>
              <w:t>a longas distancias (vários metros do vazamento dependendo da sua intensidade)</w:t>
            </w:r>
          </w:p>
        </w:tc>
      </w:tr>
      <w:tr w:rsidR="00854398" w:rsidRPr="00793A72" w14:paraId="7A7F8BBE" w14:textId="77777777" w:rsidTr="00854398">
        <w:tc>
          <w:tcPr>
            <w:tcW w:w="823" w:type="pct"/>
          </w:tcPr>
          <w:p w14:paraId="28291569" w14:textId="3EAC8AB0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37DA5">
              <w:rPr>
                <w:rFonts w:ascii="Arial" w:hAnsi="Arial" w:cs="Arial"/>
                <w:b/>
                <w:sz w:val="24"/>
                <w:szCs w:val="24"/>
              </w:rPr>
              <w:t>Aplicabilidade</w:t>
            </w:r>
          </w:p>
        </w:tc>
        <w:tc>
          <w:tcPr>
            <w:tcW w:w="2322" w:type="pct"/>
          </w:tcPr>
          <w:p w14:paraId="4B272E11" w14:textId="7C51516F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sz w:val="24"/>
                <w:szCs w:val="24"/>
              </w:rPr>
            </w:pPr>
            <w:r w:rsidRPr="00793A72">
              <w:rPr>
                <w:rFonts w:ascii="Arial" w:hAnsi="Arial" w:cs="Arial"/>
                <w:sz w:val="24"/>
                <w:szCs w:val="24"/>
              </w:rPr>
              <w:t>Qualquer unidade que manuseie hidrocarbonetos voláteis. Particularmente unidades onde as tubulações são acessíveis.</w:t>
            </w:r>
          </w:p>
        </w:tc>
        <w:tc>
          <w:tcPr>
            <w:tcW w:w="1855" w:type="pct"/>
          </w:tcPr>
          <w:p w14:paraId="391F229C" w14:textId="56AE04D0" w:rsidR="002E5D96" w:rsidRPr="00793A72" w:rsidRDefault="00784325" w:rsidP="00854398">
            <w:pPr>
              <w:spacing w:line="312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>nidade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 que manuseie</w:t>
            </w:r>
            <w:r>
              <w:rPr>
                <w:rFonts w:ascii="Arial" w:hAnsi="Arial" w:cs="Arial"/>
                <w:sz w:val="24"/>
                <w:szCs w:val="24"/>
              </w:rPr>
              <w:t xml:space="preserve">m 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hidrocarbonetos voláteis. Particularmente, </w:t>
            </w:r>
            <w:r>
              <w:rPr>
                <w:rFonts w:ascii="Arial" w:hAnsi="Arial" w:cs="Arial"/>
                <w:sz w:val="24"/>
                <w:szCs w:val="24"/>
              </w:rPr>
              <w:t xml:space="preserve">as 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grandes unidades ou aquelas </w:t>
            </w:r>
            <w:r w:rsidRPr="00793A72">
              <w:rPr>
                <w:rFonts w:ascii="Arial" w:hAnsi="Arial" w:cs="Arial"/>
                <w:sz w:val="24"/>
                <w:szCs w:val="24"/>
              </w:rPr>
              <w:t xml:space="preserve">onde </w:t>
            </w:r>
            <w:r>
              <w:rPr>
                <w:rFonts w:ascii="Arial" w:hAnsi="Arial" w:cs="Arial"/>
                <w:sz w:val="24"/>
                <w:szCs w:val="24"/>
              </w:rPr>
              <w:t>existem muito</w:t>
            </w:r>
            <w:r w:rsidRPr="00793A72">
              <w:rPr>
                <w:rFonts w:ascii="Arial" w:hAnsi="Arial" w:cs="Arial"/>
                <w:sz w:val="24"/>
                <w:szCs w:val="24"/>
              </w:rPr>
              <w:t>s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 pontos potenciais de vazamento</w:t>
            </w:r>
            <w:r>
              <w:rPr>
                <w:rFonts w:ascii="Arial" w:hAnsi="Arial" w:cs="Arial"/>
                <w:sz w:val="24"/>
                <w:szCs w:val="24"/>
              </w:rPr>
              <w:t xml:space="preserve"> que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 possuem isolamento ou não são facilmente acessíveis.</w:t>
            </w:r>
          </w:p>
        </w:tc>
      </w:tr>
      <w:tr w:rsidR="00854398" w:rsidRPr="00793A72" w14:paraId="77E13E5D" w14:textId="77777777" w:rsidTr="00854398">
        <w:tc>
          <w:tcPr>
            <w:tcW w:w="823" w:type="pct"/>
          </w:tcPr>
          <w:p w14:paraId="0A20E665" w14:textId="6CFB7235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37DA5">
              <w:rPr>
                <w:rFonts w:ascii="Arial" w:hAnsi="Arial" w:cs="Arial"/>
                <w:b/>
                <w:sz w:val="24"/>
                <w:szCs w:val="24"/>
              </w:rPr>
              <w:t>Resultado</w:t>
            </w:r>
          </w:p>
        </w:tc>
        <w:tc>
          <w:tcPr>
            <w:tcW w:w="2322" w:type="pct"/>
          </w:tcPr>
          <w:p w14:paraId="2B337999" w14:textId="77777777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sz w:val="24"/>
                <w:szCs w:val="24"/>
              </w:rPr>
            </w:pPr>
            <w:r w:rsidRPr="00793A72">
              <w:rPr>
                <w:rFonts w:ascii="Arial" w:hAnsi="Arial" w:cs="Arial"/>
                <w:sz w:val="24"/>
                <w:szCs w:val="24"/>
              </w:rPr>
              <w:t xml:space="preserve">Concentração (em </w:t>
            </w:r>
            <w:proofErr w:type="spellStart"/>
            <w:r w:rsidRPr="00793A72">
              <w:rPr>
                <w:rFonts w:ascii="Arial" w:hAnsi="Arial" w:cs="Arial"/>
                <w:sz w:val="24"/>
                <w:szCs w:val="24"/>
              </w:rPr>
              <w:t>ppm</w:t>
            </w:r>
            <w:r w:rsidRPr="00793A72">
              <w:rPr>
                <w:rFonts w:ascii="Arial" w:hAnsi="Arial" w:cs="Arial"/>
                <w:sz w:val="24"/>
                <w:szCs w:val="24"/>
                <w:vertAlign w:val="subscript"/>
              </w:rPr>
              <w:t>v</w:t>
            </w:r>
            <w:proofErr w:type="spellEnd"/>
            <w:r w:rsidRPr="00793A72">
              <w:rPr>
                <w:rFonts w:ascii="Arial" w:hAnsi="Arial" w:cs="Arial"/>
                <w:sz w:val="24"/>
                <w:szCs w:val="24"/>
              </w:rPr>
              <w:t>) na interface do componente.</w:t>
            </w:r>
          </w:p>
        </w:tc>
        <w:tc>
          <w:tcPr>
            <w:tcW w:w="1855" w:type="pct"/>
          </w:tcPr>
          <w:p w14:paraId="70CCB24E" w14:textId="7D56EA24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sz w:val="24"/>
                <w:szCs w:val="24"/>
              </w:rPr>
            </w:pPr>
            <w:r w:rsidRPr="00793A72">
              <w:rPr>
                <w:rFonts w:ascii="Arial" w:hAnsi="Arial" w:cs="Arial"/>
                <w:sz w:val="24"/>
                <w:szCs w:val="24"/>
              </w:rPr>
              <w:t>Imagem onde o vazamento</w:t>
            </w:r>
            <w:r w:rsidR="00784325">
              <w:rPr>
                <w:rFonts w:ascii="Arial" w:hAnsi="Arial" w:cs="Arial"/>
                <w:sz w:val="24"/>
                <w:szCs w:val="24"/>
              </w:rPr>
              <w:t xml:space="preserve"> detectado</w:t>
            </w:r>
            <w:proofErr w:type="gramStart"/>
            <w:r w:rsidR="0078432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3A7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End"/>
            <w:r w:rsidR="003E18D8" w:rsidRPr="00793A72">
              <w:rPr>
                <w:rFonts w:ascii="Arial" w:hAnsi="Arial" w:cs="Arial"/>
                <w:sz w:val="24"/>
                <w:szCs w:val="24"/>
              </w:rPr>
              <w:t>é visualizado</w:t>
            </w:r>
            <w:r w:rsidR="00483AA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3A72">
              <w:rPr>
                <w:rFonts w:ascii="Arial" w:hAnsi="Arial" w:cs="Arial"/>
                <w:sz w:val="24"/>
                <w:szCs w:val="24"/>
              </w:rPr>
              <w:t>como uma pluma</w:t>
            </w:r>
            <w:r w:rsidR="003E18D8" w:rsidRPr="00793A72">
              <w:rPr>
                <w:rFonts w:ascii="Arial" w:hAnsi="Arial" w:cs="Arial"/>
                <w:sz w:val="24"/>
                <w:szCs w:val="24"/>
              </w:rPr>
              <w:t xml:space="preserve"> de gases</w:t>
            </w:r>
            <w:r w:rsidRPr="00793A7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54398" w:rsidRPr="00793A72" w14:paraId="665326B6" w14:textId="77777777" w:rsidTr="00854398">
        <w:trPr>
          <w:trHeight w:val="830"/>
        </w:trPr>
        <w:tc>
          <w:tcPr>
            <w:tcW w:w="823" w:type="pct"/>
          </w:tcPr>
          <w:p w14:paraId="17226282" w14:textId="05594282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37DA5">
              <w:rPr>
                <w:rFonts w:ascii="Arial" w:hAnsi="Arial" w:cs="Arial"/>
                <w:b/>
                <w:sz w:val="24"/>
                <w:szCs w:val="24"/>
              </w:rPr>
              <w:t>Quantificação da emissão</w:t>
            </w:r>
          </w:p>
        </w:tc>
        <w:tc>
          <w:tcPr>
            <w:tcW w:w="2322" w:type="pct"/>
          </w:tcPr>
          <w:p w14:paraId="1D29DE49" w14:textId="0FDC34E9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sz w:val="24"/>
                <w:szCs w:val="24"/>
              </w:rPr>
            </w:pPr>
            <w:r w:rsidRPr="00793A72">
              <w:rPr>
                <w:rFonts w:ascii="Arial" w:hAnsi="Arial" w:cs="Arial"/>
                <w:sz w:val="24"/>
                <w:szCs w:val="24"/>
              </w:rPr>
              <w:t xml:space="preserve">Correlações entre </w:t>
            </w:r>
            <w:r w:rsidR="00784325"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="00DB140A" w:rsidRPr="00793A72">
              <w:rPr>
                <w:rFonts w:ascii="Arial" w:hAnsi="Arial" w:cs="Arial"/>
                <w:sz w:val="24"/>
                <w:szCs w:val="24"/>
              </w:rPr>
              <w:t>c</w:t>
            </w:r>
            <w:r w:rsidRPr="00793A72">
              <w:rPr>
                <w:rFonts w:ascii="Arial" w:hAnsi="Arial" w:cs="Arial"/>
                <w:sz w:val="24"/>
                <w:szCs w:val="24"/>
              </w:rPr>
              <w:t xml:space="preserve">oncentração </w:t>
            </w:r>
            <w:r w:rsidR="00040B75">
              <w:rPr>
                <w:rFonts w:ascii="Arial" w:hAnsi="Arial" w:cs="Arial"/>
                <w:sz w:val="24"/>
                <w:szCs w:val="24"/>
              </w:rPr>
              <w:t xml:space="preserve">medida </w:t>
            </w:r>
            <w:r w:rsidRPr="00793A72">
              <w:rPr>
                <w:rFonts w:ascii="Arial" w:hAnsi="Arial" w:cs="Arial"/>
                <w:sz w:val="24"/>
                <w:szCs w:val="24"/>
              </w:rPr>
              <w:t xml:space="preserve">em </w:t>
            </w:r>
            <w:proofErr w:type="spellStart"/>
            <w:r w:rsidRPr="00793A72">
              <w:rPr>
                <w:rFonts w:ascii="Arial" w:hAnsi="Arial" w:cs="Arial"/>
                <w:sz w:val="24"/>
                <w:szCs w:val="24"/>
              </w:rPr>
              <w:t>ppm</w:t>
            </w:r>
            <w:r w:rsidRPr="00793A72">
              <w:rPr>
                <w:rFonts w:ascii="Arial" w:hAnsi="Arial" w:cs="Arial"/>
                <w:sz w:val="24"/>
                <w:szCs w:val="24"/>
                <w:vertAlign w:val="subscript"/>
              </w:rPr>
              <w:t>v</w:t>
            </w:r>
            <w:proofErr w:type="spellEnd"/>
            <w:proofErr w:type="gramStart"/>
            <w:r w:rsidRPr="00793A72">
              <w:rPr>
                <w:rFonts w:ascii="Arial" w:hAnsi="Arial" w:cs="Arial"/>
                <w:sz w:val="24"/>
                <w:szCs w:val="24"/>
                <w:vertAlign w:val="subscript"/>
              </w:rPr>
              <w:t xml:space="preserve"> </w:t>
            </w:r>
            <w:r w:rsidRPr="00793A7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End"/>
            <w:r w:rsidR="00854398">
              <w:rPr>
                <w:rFonts w:ascii="Arial" w:hAnsi="Arial" w:cs="Arial"/>
                <w:sz w:val="24"/>
                <w:szCs w:val="24"/>
              </w:rPr>
              <w:t xml:space="preserve">e taxa de vazamento em Kg/h. </w:t>
            </w:r>
          </w:p>
        </w:tc>
        <w:tc>
          <w:tcPr>
            <w:tcW w:w="1855" w:type="pct"/>
          </w:tcPr>
          <w:p w14:paraId="6A414DD0" w14:textId="0DE69707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sz w:val="24"/>
                <w:szCs w:val="24"/>
              </w:rPr>
            </w:pPr>
            <w:r w:rsidRPr="00793A72">
              <w:rPr>
                <w:rFonts w:ascii="Arial" w:hAnsi="Arial" w:cs="Arial"/>
                <w:sz w:val="24"/>
                <w:szCs w:val="24"/>
              </w:rPr>
              <w:t xml:space="preserve">São aplicados fatores </w:t>
            </w:r>
            <w:r w:rsidR="00040B75">
              <w:rPr>
                <w:rFonts w:ascii="Arial" w:hAnsi="Arial" w:cs="Arial"/>
                <w:sz w:val="24"/>
                <w:szCs w:val="24"/>
              </w:rPr>
              <w:t xml:space="preserve">para componentes com </w:t>
            </w:r>
            <w:r w:rsidRPr="00793A72">
              <w:rPr>
                <w:rFonts w:ascii="Arial" w:hAnsi="Arial" w:cs="Arial"/>
                <w:sz w:val="24"/>
                <w:szCs w:val="24"/>
              </w:rPr>
              <w:t>/sem vazamento para todos os pontos potenciais.</w:t>
            </w:r>
          </w:p>
        </w:tc>
      </w:tr>
    </w:tbl>
    <w:p w14:paraId="1F010184" w14:textId="71884168" w:rsidR="002E5D96" w:rsidRPr="00793A72" w:rsidRDefault="000066E6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C37DA5">
        <w:rPr>
          <w:rFonts w:ascii="Arial" w:hAnsi="Arial" w:cs="Arial"/>
          <w:b/>
        </w:rPr>
        <w:t>Fonte</w:t>
      </w:r>
      <w:r w:rsidR="00DD2756" w:rsidRPr="00793A72">
        <w:rPr>
          <w:rFonts w:ascii="Arial" w:hAnsi="Arial" w:cs="Arial"/>
        </w:rPr>
        <w:t xml:space="preserve">: Elaborado a partir de </w:t>
      </w:r>
      <w:proofErr w:type="spellStart"/>
      <w:r w:rsidR="00DD2756" w:rsidRPr="00793A72">
        <w:rPr>
          <w:rFonts w:ascii="Arial" w:hAnsi="Arial" w:cs="Arial"/>
        </w:rPr>
        <w:t>S</w:t>
      </w:r>
      <w:r w:rsidR="000A3485" w:rsidRPr="00793A72">
        <w:rPr>
          <w:rFonts w:ascii="Arial" w:hAnsi="Arial" w:cs="Arial"/>
        </w:rPr>
        <w:t>iegell</w:t>
      </w:r>
      <w:proofErr w:type="spellEnd"/>
      <w:r w:rsidR="00DD2756" w:rsidRPr="00793A72">
        <w:rPr>
          <w:rFonts w:ascii="Arial" w:hAnsi="Arial" w:cs="Arial"/>
        </w:rPr>
        <w:t xml:space="preserve">, 1997, </w:t>
      </w:r>
      <w:r w:rsidR="00132CA1" w:rsidRPr="00793A72">
        <w:rPr>
          <w:rFonts w:ascii="Arial" w:hAnsi="Arial" w:cs="Arial"/>
        </w:rPr>
        <w:t>Parkinson, 2007</w:t>
      </w:r>
      <w:r w:rsidR="000F47F6" w:rsidRPr="00793A72">
        <w:rPr>
          <w:rFonts w:ascii="Arial" w:hAnsi="Arial" w:cs="Arial"/>
        </w:rPr>
        <w:t xml:space="preserve"> e CONCAWE, 2015.</w:t>
      </w:r>
      <w:r w:rsidRPr="00793A72">
        <w:rPr>
          <w:rFonts w:ascii="Arial" w:hAnsi="Arial" w:cs="Arial"/>
        </w:rPr>
        <w:t xml:space="preserve"> </w:t>
      </w:r>
    </w:p>
    <w:p w14:paraId="24D60E4F" w14:textId="2A795B26" w:rsidR="00480499" w:rsidRPr="00DC083C" w:rsidRDefault="000A56CB" w:rsidP="00DC083C">
      <w:pPr>
        <w:pStyle w:val="Ttulo3"/>
        <w:numPr>
          <w:ilvl w:val="1"/>
          <w:numId w:val="13"/>
        </w:numPr>
        <w:spacing w:line="312" w:lineRule="auto"/>
        <w:jc w:val="both"/>
        <w:rPr>
          <w:sz w:val="32"/>
          <w:szCs w:val="32"/>
        </w:rPr>
      </w:pPr>
      <w:bookmarkStart w:id="5" w:name="_Toc75716627"/>
      <w:r w:rsidRPr="00793A72">
        <w:rPr>
          <w:sz w:val="32"/>
          <w:szCs w:val="32"/>
        </w:rPr>
        <w:lastRenderedPageBreak/>
        <w:t>Motivação</w:t>
      </w:r>
      <w:bookmarkEnd w:id="5"/>
      <w:r w:rsidRPr="00793A72">
        <w:rPr>
          <w:sz w:val="32"/>
          <w:szCs w:val="32"/>
        </w:rPr>
        <w:t xml:space="preserve"> </w:t>
      </w:r>
    </w:p>
    <w:p w14:paraId="42EFBA06" w14:textId="6C56C996" w:rsidR="00480499" w:rsidRPr="00793A72" w:rsidRDefault="009E2F91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 xml:space="preserve">A </w:t>
      </w:r>
      <w:r w:rsidR="0087266B" w:rsidRPr="00793A72">
        <w:rPr>
          <w:rFonts w:ascii="Arial" w:hAnsi="Arial" w:cs="Arial"/>
        </w:rPr>
        <w:t>gestão de emissões fugitivas é laboriosa e de alto custo, dessa forma é importante buscar alternativas para torna-la mais custo efetiva</w:t>
      </w:r>
      <w:r w:rsidR="00211285" w:rsidRPr="00793A72">
        <w:rPr>
          <w:rFonts w:ascii="Arial" w:hAnsi="Arial" w:cs="Arial"/>
        </w:rPr>
        <w:t xml:space="preserve"> (USEPA, 2011 e</w:t>
      </w:r>
      <w:r w:rsidR="004A7614" w:rsidRPr="00793A72">
        <w:rPr>
          <w:rFonts w:ascii="Arial" w:hAnsi="Arial" w:cs="Arial"/>
        </w:rPr>
        <w:t xml:space="preserve"> CONCAWE, 2017</w:t>
      </w:r>
      <w:r w:rsidR="00211285" w:rsidRPr="00793A72">
        <w:rPr>
          <w:rFonts w:ascii="Arial" w:hAnsi="Arial" w:cs="Arial"/>
        </w:rPr>
        <w:t>)</w:t>
      </w:r>
      <w:r w:rsidR="0087266B" w:rsidRPr="00793A72">
        <w:rPr>
          <w:rFonts w:ascii="Arial" w:hAnsi="Arial" w:cs="Arial"/>
        </w:rPr>
        <w:t xml:space="preserve">. E uma das linhas mais promissoras é a </w:t>
      </w:r>
      <w:r w:rsidRPr="00793A72">
        <w:rPr>
          <w:rFonts w:ascii="Arial" w:hAnsi="Arial" w:cs="Arial"/>
        </w:rPr>
        <w:t>utilização</w:t>
      </w:r>
      <w:r w:rsidR="0087266B" w:rsidRPr="00793A72">
        <w:rPr>
          <w:rFonts w:ascii="Arial" w:hAnsi="Arial" w:cs="Arial"/>
        </w:rPr>
        <w:t xml:space="preserve"> de ferramentas para otimização do uso</w:t>
      </w:r>
      <w:r w:rsidRPr="00793A72">
        <w:rPr>
          <w:rFonts w:ascii="Arial" w:hAnsi="Arial" w:cs="Arial"/>
        </w:rPr>
        <w:t xml:space="preserve"> do m</w:t>
      </w:r>
      <w:r w:rsidR="0087266B" w:rsidRPr="00793A72">
        <w:rPr>
          <w:rFonts w:ascii="Arial" w:hAnsi="Arial" w:cs="Arial"/>
        </w:rPr>
        <w:t xml:space="preserve">étodo OGI, que </w:t>
      </w:r>
      <w:r w:rsidRPr="00793A72">
        <w:rPr>
          <w:rFonts w:ascii="Arial" w:hAnsi="Arial" w:cs="Arial"/>
        </w:rPr>
        <w:t xml:space="preserve">ainda </w:t>
      </w:r>
      <w:r w:rsidR="0087266B" w:rsidRPr="00793A72">
        <w:rPr>
          <w:rFonts w:ascii="Arial" w:hAnsi="Arial" w:cs="Arial"/>
        </w:rPr>
        <w:t>demanda</w:t>
      </w:r>
      <w:r w:rsidRPr="00793A72">
        <w:rPr>
          <w:rFonts w:ascii="Arial" w:hAnsi="Arial" w:cs="Arial"/>
        </w:rPr>
        <w:t xml:space="preserve"> muita atuação humana, apes</w:t>
      </w:r>
      <w:r w:rsidR="0087266B" w:rsidRPr="00793A72">
        <w:rPr>
          <w:rFonts w:ascii="Arial" w:hAnsi="Arial" w:cs="Arial"/>
        </w:rPr>
        <w:t>ar do</w:t>
      </w:r>
      <w:r w:rsidR="0025308C" w:rsidRPr="00793A72">
        <w:rPr>
          <w:rFonts w:ascii="Arial" w:hAnsi="Arial" w:cs="Arial"/>
        </w:rPr>
        <w:t>s</w:t>
      </w:r>
      <w:r w:rsidR="0087266B" w:rsidRPr="00793A72">
        <w:rPr>
          <w:rFonts w:ascii="Arial" w:hAnsi="Arial" w:cs="Arial"/>
        </w:rPr>
        <w:t xml:space="preserve"> crescentes desenvolvimentos em</w:t>
      </w:r>
      <w:r w:rsidRPr="00793A72">
        <w:rPr>
          <w:rFonts w:ascii="Arial" w:hAnsi="Arial" w:cs="Arial"/>
        </w:rPr>
        <w:t xml:space="preserve"> </w:t>
      </w:r>
      <w:r w:rsidR="0087266B" w:rsidRPr="00793A72">
        <w:rPr>
          <w:rFonts w:ascii="Arial" w:hAnsi="Arial" w:cs="Arial"/>
        </w:rPr>
        <w:t>quantificação dos vazamentos</w:t>
      </w:r>
      <w:r w:rsidR="00040B75">
        <w:rPr>
          <w:rFonts w:ascii="Arial" w:hAnsi="Arial" w:cs="Arial"/>
        </w:rPr>
        <w:t xml:space="preserve"> a partir de imagens -</w:t>
      </w:r>
      <w:r w:rsidR="0087266B" w:rsidRPr="00793A72">
        <w:rPr>
          <w:rFonts w:ascii="Arial" w:hAnsi="Arial" w:cs="Arial"/>
        </w:rPr>
        <w:t xml:space="preserve"> </w:t>
      </w:r>
      <w:proofErr w:type="spellStart"/>
      <w:proofErr w:type="gramStart"/>
      <w:r w:rsidR="0087266B" w:rsidRPr="00793A72">
        <w:rPr>
          <w:rFonts w:ascii="Arial" w:hAnsi="Arial" w:cs="Arial"/>
        </w:rPr>
        <w:t>qOGI</w:t>
      </w:r>
      <w:proofErr w:type="spellEnd"/>
      <w:proofErr w:type="gramEnd"/>
      <w:r w:rsidR="004A7614" w:rsidRPr="00793A72">
        <w:rPr>
          <w:rFonts w:ascii="Arial" w:hAnsi="Arial" w:cs="Arial"/>
        </w:rPr>
        <w:t xml:space="preserve"> (</w:t>
      </w:r>
      <w:proofErr w:type="spellStart"/>
      <w:r w:rsidR="00A217C9" w:rsidRPr="00793A72">
        <w:rPr>
          <w:rFonts w:ascii="Arial" w:hAnsi="Arial" w:cs="Arial"/>
          <w:i/>
        </w:rPr>
        <w:t>quantitativ</w:t>
      </w:r>
      <w:r w:rsidR="004A7614" w:rsidRPr="00793A72">
        <w:rPr>
          <w:rFonts w:ascii="Arial" w:hAnsi="Arial" w:cs="Arial"/>
          <w:i/>
        </w:rPr>
        <w:t>e</w:t>
      </w:r>
      <w:proofErr w:type="spellEnd"/>
      <w:r w:rsidR="004A7614" w:rsidRPr="00793A72">
        <w:rPr>
          <w:rFonts w:ascii="Arial" w:hAnsi="Arial" w:cs="Arial"/>
          <w:i/>
        </w:rPr>
        <w:t xml:space="preserve"> </w:t>
      </w:r>
      <w:proofErr w:type="spellStart"/>
      <w:r w:rsidR="00A217C9" w:rsidRPr="00793A72">
        <w:rPr>
          <w:rFonts w:ascii="Arial" w:hAnsi="Arial" w:cs="Arial"/>
          <w:i/>
        </w:rPr>
        <w:t>Op</w:t>
      </w:r>
      <w:r w:rsidR="004A7614" w:rsidRPr="00793A72">
        <w:rPr>
          <w:rFonts w:ascii="Arial" w:hAnsi="Arial" w:cs="Arial"/>
          <w:i/>
        </w:rPr>
        <w:t>tical</w:t>
      </w:r>
      <w:proofErr w:type="spellEnd"/>
      <w:r w:rsidR="004A7614" w:rsidRPr="00793A72">
        <w:rPr>
          <w:rFonts w:ascii="Arial" w:hAnsi="Arial" w:cs="Arial"/>
          <w:i/>
        </w:rPr>
        <w:t xml:space="preserve"> </w:t>
      </w:r>
      <w:proofErr w:type="spellStart"/>
      <w:r w:rsidR="00A217C9" w:rsidRPr="00793A72">
        <w:rPr>
          <w:rFonts w:ascii="Arial" w:hAnsi="Arial" w:cs="Arial"/>
          <w:i/>
        </w:rPr>
        <w:t>G</w:t>
      </w:r>
      <w:r w:rsidR="004A7614" w:rsidRPr="00793A72">
        <w:rPr>
          <w:rFonts w:ascii="Arial" w:hAnsi="Arial" w:cs="Arial"/>
          <w:i/>
        </w:rPr>
        <w:t>as</w:t>
      </w:r>
      <w:proofErr w:type="spellEnd"/>
      <w:r w:rsidR="004A7614" w:rsidRPr="00793A72">
        <w:rPr>
          <w:rFonts w:ascii="Arial" w:hAnsi="Arial" w:cs="Arial"/>
          <w:i/>
        </w:rPr>
        <w:t xml:space="preserve"> </w:t>
      </w:r>
      <w:proofErr w:type="spellStart"/>
      <w:r w:rsidR="00A217C9" w:rsidRPr="00793A72">
        <w:rPr>
          <w:rFonts w:ascii="Arial" w:hAnsi="Arial" w:cs="Arial"/>
          <w:i/>
        </w:rPr>
        <w:t>I</w:t>
      </w:r>
      <w:r w:rsidR="004A7614" w:rsidRPr="00793A72">
        <w:rPr>
          <w:rFonts w:ascii="Arial" w:hAnsi="Arial" w:cs="Arial"/>
          <w:i/>
        </w:rPr>
        <w:t>maging</w:t>
      </w:r>
      <w:proofErr w:type="spellEnd"/>
      <w:r w:rsidR="004A7614" w:rsidRPr="00793A72">
        <w:rPr>
          <w:rFonts w:ascii="Arial" w:hAnsi="Arial" w:cs="Arial"/>
        </w:rPr>
        <w:t xml:space="preserve">) - </w:t>
      </w:r>
      <w:r w:rsidR="0087266B" w:rsidRPr="00793A72">
        <w:rPr>
          <w:rFonts w:ascii="Arial" w:hAnsi="Arial" w:cs="Arial"/>
          <w:color w:val="222222"/>
          <w:lang w:val="pt-PT"/>
        </w:rPr>
        <w:t>imageamento ótico de gases quantitativo</w:t>
      </w:r>
      <w:r w:rsidR="00A217C9" w:rsidRPr="00793A72">
        <w:rPr>
          <w:rFonts w:ascii="Arial" w:hAnsi="Arial" w:cs="Arial"/>
        </w:rPr>
        <w:t>,</w:t>
      </w:r>
      <w:r w:rsidR="00D666AD" w:rsidRPr="00793A72">
        <w:rPr>
          <w:rFonts w:ascii="Arial" w:hAnsi="Arial" w:cs="Arial"/>
        </w:rPr>
        <w:t xml:space="preserve"> que adota</w:t>
      </w:r>
      <w:r w:rsidR="0087266B" w:rsidRPr="00793A72">
        <w:rPr>
          <w:rFonts w:ascii="Arial" w:hAnsi="Arial" w:cs="Arial"/>
        </w:rPr>
        <w:t xml:space="preserve"> </w:t>
      </w:r>
      <w:r w:rsidR="00D666AD" w:rsidRPr="00793A72">
        <w:rPr>
          <w:rFonts w:ascii="Arial" w:hAnsi="Arial" w:cs="Arial"/>
        </w:rPr>
        <w:t>técnicas</w:t>
      </w:r>
      <w:r w:rsidR="003E18D8" w:rsidRPr="00793A72">
        <w:rPr>
          <w:rFonts w:ascii="Arial" w:hAnsi="Arial" w:cs="Arial"/>
        </w:rPr>
        <w:t xml:space="preserve"> de modelagem </w:t>
      </w:r>
      <w:r w:rsidR="00A50ED8">
        <w:rPr>
          <w:rFonts w:ascii="Arial" w:hAnsi="Arial" w:cs="Arial"/>
        </w:rPr>
        <w:t xml:space="preserve">matemática </w:t>
      </w:r>
      <w:r w:rsidR="00D666AD" w:rsidRPr="00793A72">
        <w:rPr>
          <w:rFonts w:ascii="Arial" w:hAnsi="Arial" w:cs="Arial"/>
        </w:rPr>
        <w:t>que utilizam dados complementares (</w:t>
      </w:r>
      <w:r w:rsidR="00A50ED8">
        <w:rPr>
          <w:rFonts w:ascii="Arial" w:hAnsi="Arial" w:cs="Arial"/>
        </w:rPr>
        <w:t xml:space="preserve">como </w:t>
      </w:r>
      <w:r w:rsidR="00D666AD" w:rsidRPr="00793A72">
        <w:rPr>
          <w:rFonts w:ascii="Arial" w:hAnsi="Arial" w:cs="Arial"/>
        </w:rPr>
        <w:t>distância da câmera para fonte de vazamento, condições ambientais (direção e velocidade do vento e propriedades óticas do</w:t>
      </w:r>
      <w:r w:rsidR="003E18D8" w:rsidRPr="00793A72">
        <w:rPr>
          <w:rFonts w:ascii="Arial" w:hAnsi="Arial" w:cs="Arial"/>
        </w:rPr>
        <w:t>s gases</w:t>
      </w:r>
      <w:r w:rsidR="00A50ED8">
        <w:rPr>
          <w:rFonts w:ascii="Arial" w:hAnsi="Arial" w:cs="Arial"/>
        </w:rPr>
        <w:t>)</w:t>
      </w:r>
      <w:r w:rsidR="003E18D8" w:rsidRPr="00793A72">
        <w:rPr>
          <w:rFonts w:ascii="Arial" w:hAnsi="Arial" w:cs="Arial"/>
        </w:rPr>
        <w:t xml:space="preserve"> </w:t>
      </w:r>
      <w:r w:rsidR="00D666AD" w:rsidRPr="00793A72">
        <w:rPr>
          <w:rFonts w:ascii="Arial" w:hAnsi="Arial" w:cs="Arial"/>
        </w:rPr>
        <w:t xml:space="preserve">para calcular </w:t>
      </w:r>
      <w:r w:rsidR="0025308C" w:rsidRPr="00793A72">
        <w:rPr>
          <w:rFonts w:ascii="Arial" w:hAnsi="Arial" w:cs="Arial"/>
        </w:rPr>
        <w:t>parâmetros</w:t>
      </w:r>
      <w:r w:rsidR="00D666AD" w:rsidRPr="00793A72">
        <w:rPr>
          <w:rFonts w:ascii="Arial" w:hAnsi="Arial" w:cs="Arial"/>
        </w:rPr>
        <w:t xml:space="preserve"> de emissão em termos de massa</w:t>
      </w:r>
      <w:r w:rsidR="000F47F6" w:rsidRPr="00793A72">
        <w:rPr>
          <w:rFonts w:ascii="Arial" w:hAnsi="Arial" w:cs="Arial"/>
        </w:rPr>
        <w:t xml:space="preserve"> (CONCAWE, 2017</w:t>
      </w:r>
      <w:r w:rsidR="00A217C9" w:rsidRPr="00793A72">
        <w:rPr>
          <w:rFonts w:ascii="Arial" w:hAnsi="Arial" w:cs="Arial"/>
        </w:rPr>
        <w:t>)</w:t>
      </w:r>
      <w:r w:rsidR="0087266B" w:rsidRPr="00793A72">
        <w:rPr>
          <w:rFonts w:ascii="Arial" w:hAnsi="Arial" w:cs="Arial"/>
        </w:rPr>
        <w:t>.</w:t>
      </w:r>
    </w:p>
    <w:p w14:paraId="01C06368" w14:textId="7CFEDE11" w:rsidR="00F25974" w:rsidRPr="00793A72" w:rsidRDefault="00F25974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C37DA5">
        <w:rPr>
          <w:rFonts w:ascii="Arial" w:hAnsi="Arial" w:cs="Arial"/>
        </w:rPr>
        <w:t>Dessa forma, métodos eficientes para</w:t>
      </w:r>
      <w:r w:rsidRPr="00435776">
        <w:rPr>
          <w:rFonts w:ascii="Arial" w:hAnsi="Arial" w:cs="Arial"/>
        </w:rPr>
        <w:t xml:space="preserve"> gestão de emissões fugitivas com a possibilidade de automatização da an</w:t>
      </w:r>
      <w:r w:rsidR="00A217C9" w:rsidRPr="00793A72">
        <w:rPr>
          <w:rFonts w:ascii="Arial" w:hAnsi="Arial" w:cs="Arial"/>
        </w:rPr>
        <w:t>á</w:t>
      </w:r>
      <w:r w:rsidRPr="00793A72">
        <w:rPr>
          <w:rFonts w:ascii="Arial" w:hAnsi="Arial" w:cs="Arial"/>
        </w:rPr>
        <w:t>lise</w:t>
      </w:r>
      <w:r w:rsidR="0025308C" w:rsidRPr="00793A72">
        <w:rPr>
          <w:rFonts w:ascii="Arial" w:hAnsi="Arial" w:cs="Arial"/>
        </w:rPr>
        <w:t xml:space="preserve"> </w:t>
      </w:r>
      <w:r w:rsidR="004A7614" w:rsidRPr="00793A72">
        <w:rPr>
          <w:rFonts w:ascii="Arial" w:hAnsi="Arial" w:cs="Arial"/>
        </w:rPr>
        <w:t>para</w:t>
      </w:r>
      <w:r w:rsidR="0025308C" w:rsidRPr="00793A72">
        <w:rPr>
          <w:rFonts w:ascii="Arial" w:hAnsi="Arial" w:cs="Arial"/>
        </w:rPr>
        <w:t xml:space="preserve"> </w:t>
      </w:r>
      <w:r w:rsidR="00D666AD" w:rsidRPr="00793A72">
        <w:rPr>
          <w:rFonts w:ascii="Arial" w:hAnsi="Arial" w:cs="Arial"/>
        </w:rPr>
        <w:t>identificação d</w:t>
      </w:r>
      <w:r w:rsidR="00A50ED8">
        <w:rPr>
          <w:rFonts w:ascii="Arial" w:hAnsi="Arial" w:cs="Arial"/>
        </w:rPr>
        <w:t xml:space="preserve">e componentes com </w:t>
      </w:r>
      <w:r w:rsidR="00D666AD" w:rsidRPr="00793A72">
        <w:rPr>
          <w:rFonts w:ascii="Arial" w:hAnsi="Arial" w:cs="Arial"/>
        </w:rPr>
        <w:t xml:space="preserve">vazamentos </w:t>
      </w:r>
      <w:r w:rsidR="0025308C" w:rsidRPr="00793A72">
        <w:rPr>
          <w:rFonts w:ascii="Arial" w:hAnsi="Arial" w:cs="Arial"/>
        </w:rPr>
        <w:t>gasoso</w:t>
      </w:r>
      <w:r w:rsidR="004A7614" w:rsidRPr="00793A72">
        <w:rPr>
          <w:rFonts w:ascii="Arial" w:hAnsi="Arial" w:cs="Arial"/>
        </w:rPr>
        <w:t>s</w:t>
      </w:r>
      <w:r w:rsidR="0025308C" w:rsidRPr="00793A72">
        <w:rPr>
          <w:rFonts w:ascii="Arial" w:hAnsi="Arial" w:cs="Arial"/>
        </w:rPr>
        <w:t xml:space="preserve"> </w:t>
      </w:r>
      <w:r w:rsidR="00D666AD" w:rsidRPr="00793A72">
        <w:rPr>
          <w:rFonts w:ascii="Arial" w:hAnsi="Arial" w:cs="Arial"/>
        </w:rPr>
        <w:t>em</w:t>
      </w:r>
      <w:r w:rsidR="00A217C9" w:rsidRPr="00793A72">
        <w:rPr>
          <w:rFonts w:ascii="Arial" w:hAnsi="Arial" w:cs="Arial"/>
        </w:rPr>
        <w:t xml:space="preserve"> </w:t>
      </w:r>
      <w:r w:rsidR="00D666AD" w:rsidRPr="00793A72">
        <w:rPr>
          <w:rFonts w:ascii="Arial" w:hAnsi="Arial" w:cs="Arial"/>
        </w:rPr>
        <w:t>de</w:t>
      </w:r>
      <w:r w:rsidR="004A7614" w:rsidRPr="00793A72">
        <w:rPr>
          <w:rFonts w:ascii="Arial" w:hAnsi="Arial" w:cs="Arial"/>
        </w:rPr>
        <w:t>zenas de</w:t>
      </w:r>
      <w:r w:rsidR="00D666AD" w:rsidRPr="00793A72">
        <w:rPr>
          <w:rFonts w:ascii="Arial" w:hAnsi="Arial" w:cs="Arial"/>
        </w:rPr>
        <w:t xml:space="preserve"> horas de vídeos </w:t>
      </w:r>
      <w:r w:rsidR="0025308C" w:rsidRPr="00793A72">
        <w:rPr>
          <w:rFonts w:ascii="Arial" w:hAnsi="Arial" w:cs="Arial"/>
        </w:rPr>
        <w:t xml:space="preserve">e/ou </w:t>
      </w:r>
      <w:r w:rsidR="004A7614" w:rsidRPr="00793A72">
        <w:rPr>
          <w:rFonts w:ascii="Arial" w:hAnsi="Arial" w:cs="Arial"/>
        </w:rPr>
        <w:t xml:space="preserve">centenas de </w:t>
      </w:r>
      <w:r w:rsidR="0025308C" w:rsidRPr="00793A72">
        <w:rPr>
          <w:rFonts w:ascii="Arial" w:hAnsi="Arial" w:cs="Arial"/>
        </w:rPr>
        <w:t>fotos são prementes</w:t>
      </w:r>
      <w:r w:rsidRPr="00793A72">
        <w:rPr>
          <w:rFonts w:ascii="Arial" w:hAnsi="Arial" w:cs="Arial"/>
        </w:rPr>
        <w:t>.</w:t>
      </w:r>
    </w:p>
    <w:p w14:paraId="4CB23D7C" w14:textId="4D5AD715" w:rsidR="00452C10" w:rsidRPr="00793A72" w:rsidRDefault="004A7614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>E</w:t>
      </w:r>
      <w:r w:rsidR="00480499" w:rsidRPr="00793A72">
        <w:rPr>
          <w:rFonts w:ascii="Arial" w:hAnsi="Arial" w:cs="Arial"/>
        </w:rPr>
        <w:t xml:space="preserve">sse trabalho </w:t>
      </w:r>
      <w:r w:rsidR="00D666AD" w:rsidRPr="00793A72">
        <w:rPr>
          <w:rFonts w:ascii="Arial" w:hAnsi="Arial" w:cs="Arial"/>
        </w:rPr>
        <w:t xml:space="preserve">é </w:t>
      </w:r>
      <w:r w:rsidR="0082670F" w:rsidRPr="00793A72">
        <w:rPr>
          <w:rFonts w:ascii="Arial" w:hAnsi="Arial" w:cs="Arial"/>
        </w:rPr>
        <w:t xml:space="preserve">uma </w:t>
      </w:r>
      <w:r w:rsidR="00D666AD" w:rsidRPr="00793A72">
        <w:rPr>
          <w:rFonts w:ascii="Arial" w:hAnsi="Arial" w:cs="Arial"/>
        </w:rPr>
        <w:t xml:space="preserve">proposta </w:t>
      </w:r>
      <w:r w:rsidR="0082670F" w:rsidRPr="00793A72">
        <w:rPr>
          <w:rFonts w:ascii="Arial" w:hAnsi="Arial" w:cs="Arial"/>
        </w:rPr>
        <w:t>de</w:t>
      </w:r>
      <w:r w:rsidR="00D666AD" w:rsidRPr="00793A72">
        <w:rPr>
          <w:rFonts w:ascii="Arial" w:hAnsi="Arial" w:cs="Arial"/>
        </w:rPr>
        <w:t xml:space="preserve"> utilização de</w:t>
      </w:r>
      <w:r w:rsidR="00F25974" w:rsidRPr="00793A72">
        <w:rPr>
          <w:rFonts w:ascii="Arial" w:hAnsi="Arial" w:cs="Arial"/>
        </w:rPr>
        <w:t xml:space="preserve"> redes neurais convolucionais </w:t>
      </w:r>
      <w:r w:rsidR="005210FE" w:rsidRPr="00793A72">
        <w:rPr>
          <w:rFonts w:ascii="Arial" w:hAnsi="Arial" w:cs="Arial"/>
        </w:rPr>
        <w:t>(</w:t>
      </w:r>
      <w:r w:rsidR="00F25974" w:rsidRPr="00793A72">
        <w:rPr>
          <w:rFonts w:ascii="Arial" w:hAnsi="Arial" w:cs="Arial"/>
        </w:rPr>
        <w:t>CNN</w:t>
      </w:r>
      <w:r w:rsidR="002654D4" w:rsidRPr="00793A72">
        <w:rPr>
          <w:rFonts w:ascii="Arial" w:hAnsi="Arial" w:cs="Arial"/>
        </w:rPr>
        <w:t>) para o</w:t>
      </w:r>
      <w:r w:rsidR="00EC5FAC" w:rsidRPr="00793A72">
        <w:rPr>
          <w:rFonts w:ascii="Arial" w:hAnsi="Arial" w:cs="Arial"/>
        </w:rPr>
        <w:t xml:space="preserve"> processamento de informações visuais</w:t>
      </w:r>
      <w:r w:rsidR="005210FE" w:rsidRPr="00793A72">
        <w:rPr>
          <w:rFonts w:ascii="Arial" w:hAnsi="Arial" w:cs="Arial"/>
        </w:rPr>
        <w:t xml:space="preserve"> </w:t>
      </w:r>
      <w:r w:rsidR="00A50ED8">
        <w:rPr>
          <w:rFonts w:ascii="Arial" w:hAnsi="Arial" w:cs="Arial"/>
        </w:rPr>
        <w:t>de componentes para</w:t>
      </w:r>
      <w:r w:rsidR="00D666AD" w:rsidRPr="00793A72">
        <w:rPr>
          <w:rFonts w:ascii="Arial" w:hAnsi="Arial" w:cs="Arial"/>
        </w:rPr>
        <w:t xml:space="preserve"> </w:t>
      </w:r>
      <w:r w:rsidR="005210FE" w:rsidRPr="00793A72">
        <w:rPr>
          <w:rFonts w:ascii="Arial" w:hAnsi="Arial" w:cs="Arial"/>
        </w:rPr>
        <w:t>detecção de emissões fugitivas.</w:t>
      </w:r>
      <w:r w:rsidR="00452C10" w:rsidRPr="00793A72">
        <w:rPr>
          <w:rFonts w:ascii="Arial" w:hAnsi="Arial" w:cs="Arial"/>
        </w:rPr>
        <w:t xml:space="preserve"> </w:t>
      </w:r>
      <w:r w:rsidR="00480499" w:rsidRPr="00793A72">
        <w:rPr>
          <w:rFonts w:ascii="Arial" w:hAnsi="Arial" w:cs="Arial"/>
        </w:rPr>
        <w:t xml:space="preserve"> Ou seja, </w:t>
      </w:r>
      <w:r w:rsidR="00D666AD" w:rsidRPr="00793A72">
        <w:rPr>
          <w:rFonts w:ascii="Arial" w:hAnsi="Arial" w:cs="Arial"/>
        </w:rPr>
        <w:t xml:space="preserve">análise das imagens </w:t>
      </w:r>
      <w:r w:rsidR="00480499" w:rsidRPr="00793A72">
        <w:rPr>
          <w:rFonts w:ascii="Arial" w:hAnsi="Arial" w:cs="Arial"/>
        </w:rPr>
        <w:t xml:space="preserve">de componentes de linha de processo </w:t>
      </w:r>
      <w:r w:rsidR="00A50ED8">
        <w:rPr>
          <w:rFonts w:ascii="Arial" w:hAnsi="Arial" w:cs="Arial"/>
        </w:rPr>
        <w:t xml:space="preserve">para identificação de quais estão </w:t>
      </w:r>
      <w:r w:rsidR="00480499" w:rsidRPr="00793A72">
        <w:rPr>
          <w:rFonts w:ascii="Arial" w:hAnsi="Arial" w:cs="Arial"/>
        </w:rPr>
        <w:t xml:space="preserve">com </w:t>
      </w:r>
      <w:r w:rsidR="00A50ED8">
        <w:rPr>
          <w:rFonts w:ascii="Arial" w:hAnsi="Arial" w:cs="Arial"/>
        </w:rPr>
        <w:t>ou</w:t>
      </w:r>
      <w:r w:rsidR="00480499" w:rsidRPr="00793A72">
        <w:rPr>
          <w:rFonts w:ascii="Arial" w:hAnsi="Arial" w:cs="Arial"/>
        </w:rPr>
        <w:t xml:space="preserve"> sem vazamento</w:t>
      </w:r>
      <w:r w:rsidR="00A50ED8">
        <w:rPr>
          <w:rFonts w:ascii="Arial" w:hAnsi="Arial" w:cs="Arial"/>
        </w:rPr>
        <w:t xml:space="preserve"> gasoso</w:t>
      </w:r>
      <w:r w:rsidR="00480499" w:rsidRPr="00793A72">
        <w:rPr>
          <w:rFonts w:ascii="Arial" w:hAnsi="Arial" w:cs="Arial"/>
        </w:rPr>
        <w:t>.</w:t>
      </w:r>
    </w:p>
    <w:p w14:paraId="1425FAFB" w14:textId="77777777" w:rsidR="003E18D8" w:rsidRPr="00793A72" w:rsidRDefault="003E18D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6CED9A6F" w14:textId="1F40411D" w:rsidR="00FD43D9" w:rsidRPr="00793A72" w:rsidRDefault="000A56CB" w:rsidP="00AA4C2E">
      <w:pPr>
        <w:pStyle w:val="Ttulo3"/>
        <w:numPr>
          <w:ilvl w:val="1"/>
          <w:numId w:val="13"/>
        </w:numPr>
        <w:spacing w:line="312" w:lineRule="auto"/>
        <w:jc w:val="both"/>
        <w:rPr>
          <w:sz w:val="32"/>
          <w:szCs w:val="32"/>
        </w:rPr>
      </w:pPr>
      <w:bookmarkStart w:id="6" w:name="_Toc75716628"/>
      <w:r w:rsidRPr="00793A72">
        <w:rPr>
          <w:sz w:val="32"/>
          <w:szCs w:val="32"/>
        </w:rPr>
        <w:t>Objetivos do Trabalho</w:t>
      </w:r>
      <w:bookmarkEnd w:id="6"/>
    </w:p>
    <w:p w14:paraId="2FACEDC3" w14:textId="3786D127" w:rsidR="002654D4" w:rsidRPr="00793A72" w:rsidRDefault="002654D4" w:rsidP="00AA4C2E">
      <w:pPr>
        <w:spacing w:line="312" w:lineRule="auto"/>
        <w:jc w:val="both"/>
        <w:rPr>
          <w:rFonts w:ascii="Arial" w:hAnsi="Arial" w:cs="Arial"/>
        </w:rPr>
      </w:pPr>
      <w:r w:rsidRPr="00C37DA5">
        <w:rPr>
          <w:rFonts w:ascii="Arial" w:hAnsi="Arial" w:cs="Arial"/>
        </w:rPr>
        <w:t>O desenvolvimento dessa monografia envolveu s</w:t>
      </w:r>
      <w:r w:rsidR="009765DE" w:rsidRPr="00435776">
        <w:rPr>
          <w:rFonts w:ascii="Arial" w:hAnsi="Arial" w:cs="Arial"/>
        </w:rPr>
        <w:t>eis</w:t>
      </w:r>
      <w:r w:rsidRPr="00793A72">
        <w:rPr>
          <w:rFonts w:ascii="Arial" w:hAnsi="Arial" w:cs="Arial"/>
        </w:rPr>
        <w:t xml:space="preserve"> etapas</w:t>
      </w:r>
      <w:proofErr w:type="gramStart"/>
      <w:r w:rsidRPr="00793A72">
        <w:rPr>
          <w:rFonts w:ascii="Arial" w:hAnsi="Arial" w:cs="Arial"/>
        </w:rPr>
        <w:t xml:space="preserve">  </w:t>
      </w:r>
      <w:proofErr w:type="gramEnd"/>
      <w:r w:rsidRPr="00793A72">
        <w:rPr>
          <w:rFonts w:ascii="Arial" w:hAnsi="Arial" w:cs="Arial"/>
        </w:rPr>
        <w:t>descritas nos</w:t>
      </w:r>
      <w:r w:rsidR="0082670F" w:rsidRPr="00793A72">
        <w:rPr>
          <w:rFonts w:ascii="Arial" w:hAnsi="Arial" w:cs="Arial"/>
        </w:rPr>
        <w:t xml:space="preserve"> seguintes</w:t>
      </w:r>
      <w:r w:rsidRPr="00793A72">
        <w:rPr>
          <w:rFonts w:ascii="Arial" w:hAnsi="Arial" w:cs="Arial"/>
        </w:rPr>
        <w:t xml:space="preserve"> itens:</w:t>
      </w:r>
    </w:p>
    <w:p w14:paraId="182A0E4F" w14:textId="77777777" w:rsidR="00452C10" w:rsidRPr="00793A72" w:rsidRDefault="002654D4" w:rsidP="00AA4C2E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proofErr w:type="gramStart"/>
      <w:r w:rsidRPr="00C37DA5">
        <w:rPr>
          <w:rFonts w:ascii="Arial" w:hAnsi="Arial" w:cs="Arial"/>
        </w:rPr>
        <w:t xml:space="preserve">2 - </w:t>
      </w:r>
      <w:r w:rsidR="00C904FF" w:rsidRPr="00435776">
        <w:rPr>
          <w:rFonts w:ascii="Arial" w:hAnsi="Arial" w:cs="Arial"/>
        </w:rPr>
        <w:t>Descri</w:t>
      </w:r>
      <w:r w:rsidR="00452C10" w:rsidRPr="00793A72">
        <w:rPr>
          <w:rFonts w:ascii="Arial" w:hAnsi="Arial" w:cs="Arial"/>
        </w:rPr>
        <w:t>ção</w:t>
      </w:r>
      <w:proofErr w:type="gramEnd"/>
      <w:r w:rsidR="00452C10" w:rsidRPr="00793A72">
        <w:rPr>
          <w:rFonts w:ascii="Arial" w:hAnsi="Arial" w:cs="Arial"/>
        </w:rPr>
        <w:t xml:space="preserve"> do problema</w:t>
      </w:r>
    </w:p>
    <w:p w14:paraId="327EA597" w14:textId="7CC9B4C4" w:rsidR="00144646" w:rsidRPr="00144646" w:rsidRDefault="002654D4" w:rsidP="00AA4C2E">
      <w:pPr>
        <w:pStyle w:val="PargrafodaLista"/>
        <w:numPr>
          <w:ilvl w:val="0"/>
          <w:numId w:val="9"/>
        </w:numPr>
        <w:spacing w:line="312" w:lineRule="auto"/>
        <w:rPr>
          <w:rFonts w:ascii="Arial" w:hAnsi="Arial" w:cs="Arial"/>
        </w:rPr>
      </w:pPr>
      <w:r w:rsidRPr="00144646">
        <w:rPr>
          <w:rFonts w:ascii="Arial" w:hAnsi="Arial" w:cs="Arial"/>
        </w:rPr>
        <w:t xml:space="preserve">3 - </w:t>
      </w:r>
      <w:r w:rsidR="00144646" w:rsidRPr="00144646">
        <w:rPr>
          <w:rFonts w:ascii="Arial" w:hAnsi="Arial" w:cs="Arial"/>
        </w:rPr>
        <w:t xml:space="preserve">Fundamentos </w:t>
      </w:r>
      <w:r w:rsidR="00144646">
        <w:rPr>
          <w:rFonts w:ascii="Arial" w:hAnsi="Arial" w:cs="Arial"/>
        </w:rPr>
        <w:t>t</w:t>
      </w:r>
      <w:r w:rsidR="00144646" w:rsidRPr="00144646">
        <w:rPr>
          <w:rFonts w:ascii="Arial" w:hAnsi="Arial" w:cs="Arial"/>
        </w:rPr>
        <w:t xml:space="preserve">eóricos </w:t>
      </w:r>
    </w:p>
    <w:p w14:paraId="5CAF3683" w14:textId="232ABA4E" w:rsidR="00452C10" w:rsidRPr="00144646" w:rsidRDefault="002654D4" w:rsidP="00AA4C2E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proofErr w:type="gramStart"/>
      <w:r w:rsidRPr="00144646">
        <w:rPr>
          <w:rFonts w:ascii="Arial" w:hAnsi="Arial" w:cs="Arial"/>
        </w:rPr>
        <w:t>4</w:t>
      </w:r>
      <w:r w:rsidR="00A217C9" w:rsidRPr="00144646">
        <w:rPr>
          <w:rFonts w:ascii="Arial" w:hAnsi="Arial" w:cs="Arial"/>
        </w:rPr>
        <w:t xml:space="preserve"> </w:t>
      </w:r>
      <w:r w:rsidRPr="00144646">
        <w:rPr>
          <w:rFonts w:ascii="Arial" w:hAnsi="Arial" w:cs="Arial"/>
        </w:rPr>
        <w:t xml:space="preserve">- </w:t>
      </w:r>
      <w:r w:rsidR="00452C10" w:rsidRPr="00144646">
        <w:rPr>
          <w:rFonts w:ascii="Arial" w:hAnsi="Arial" w:cs="Arial"/>
        </w:rPr>
        <w:t>Geraç</w:t>
      </w:r>
      <w:r w:rsidR="009765DE" w:rsidRPr="00144646">
        <w:rPr>
          <w:rFonts w:ascii="Arial" w:hAnsi="Arial" w:cs="Arial"/>
        </w:rPr>
        <w:t>ão</w:t>
      </w:r>
      <w:proofErr w:type="gramEnd"/>
      <w:r w:rsidR="009765DE" w:rsidRPr="00144646">
        <w:rPr>
          <w:rFonts w:ascii="Arial" w:hAnsi="Arial" w:cs="Arial"/>
        </w:rPr>
        <w:t xml:space="preserve">, </w:t>
      </w:r>
      <w:r w:rsidR="00C65C1D" w:rsidRPr="00144646">
        <w:rPr>
          <w:rFonts w:ascii="Arial" w:hAnsi="Arial" w:cs="Arial"/>
        </w:rPr>
        <w:t>s</w:t>
      </w:r>
      <w:r w:rsidR="00452C10" w:rsidRPr="00144646">
        <w:rPr>
          <w:rFonts w:ascii="Arial" w:hAnsi="Arial" w:cs="Arial"/>
        </w:rPr>
        <w:t>eleç</w:t>
      </w:r>
      <w:r w:rsidR="00D576B3" w:rsidRPr="00144646">
        <w:rPr>
          <w:rFonts w:ascii="Arial" w:hAnsi="Arial" w:cs="Arial"/>
        </w:rPr>
        <w:t>ão e s</w:t>
      </w:r>
      <w:r w:rsidR="00452C10" w:rsidRPr="00144646">
        <w:rPr>
          <w:rFonts w:ascii="Arial" w:hAnsi="Arial" w:cs="Arial"/>
        </w:rPr>
        <w:t xml:space="preserve">implificação do banco de dados </w:t>
      </w:r>
    </w:p>
    <w:p w14:paraId="48CB311B" w14:textId="39319605" w:rsidR="0011223F" w:rsidRPr="00793A72" w:rsidRDefault="00A217C9" w:rsidP="00AA4C2E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proofErr w:type="gramStart"/>
      <w:r w:rsidRPr="00793A72">
        <w:rPr>
          <w:rFonts w:ascii="Arial" w:hAnsi="Arial" w:cs="Arial"/>
        </w:rPr>
        <w:t xml:space="preserve">5 </w:t>
      </w:r>
      <w:r w:rsidR="002654D4" w:rsidRPr="00793A72">
        <w:rPr>
          <w:rFonts w:ascii="Arial" w:hAnsi="Arial" w:cs="Arial"/>
        </w:rPr>
        <w:t xml:space="preserve">- </w:t>
      </w:r>
      <w:r w:rsidR="00C7178C">
        <w:rPr>
          <w:rFonts w:ascii="Arial" w:hAnsi="Arial" w:cs="Arial"/>
        </w:rPr>
        <w:t>Discussão</w:t>
      </w:r>
      <w:proofErr w:type="gramEnd"/>
      <w:r w:rsidR="0011223F" w:rsidRPr="00793A72">
        <w:rPr>
          <w:rFonts w:ascii="Arial" w:hAnsi="Arial" w:cs="Arial"/>
        </w:rPr>
        <w:t xml:space="preserve"> d</w:t>
      </w:r>
      <w:r w:rsidR="00E971E2">
        <w:rPr>
          <w:rFonts w:ascii="Arial" w:hAnsi="Arial" w:cs="Arial"/>
        </w:rPr>
        <w:t>o script e</w:t>
      </w:r>
      <w:r w:rsidR="00C7178C">
        <w:rPr>
          <w:rFonts w:ascii="Arial" w:hAnsi="Arial" w:cs="Arial"/>
        </w:rPr>
        <w:t xml:space="preserve"> dos</w:t>
      </w:r>
      <w:r w:rsidR="0011223F" w:rsidRPr="00793A72">
        <w:rPr>
          <w:rFonts w:ascii="Arial" w:hAnsi="Arial" w:cs="Arial"/>
        </w:rPr>
        <w:t xml:space="preserve"> resultados  </w:t>
      </w:r>
    </w:p>
    <w:p w14:paraId="1DDFAAD3" w14:textId="070FEE80" w:rsidR="00452C10" w:rsidRPr="00793A72" w:rsidRDefault="00A217C9" w:rsidP="00AA4C2E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 xml:space="preserve">6 </w:t>
      </w:r>
      <w:r w:rsidR="004409A5" w:rsidRPr="00793A72">
        <w:rPr>
          <w:rFonts w:ascii="Arial" w:hAnsi="Arial" w:cs="Arial"/>
        </w:rPr>
        <w:t>–</w:t>
      </w:r>
      <w:r w:rsidR="002654D4" w:rsidRPr="00793A72">
        <w:rPr>
          <w:rFonts w:ascii="Arial" w:hAnsi="Arial" w:cs="Arial"/>
        </w:rPr>
        <w:t xml:space="preserve"> </w:t>
      </w:r>
      <w:r w:rsidR="00E971E2">
        <w:rPr>
          <w:rFonts w:ascii="Arial" w:hAnsi="Arial" w:cs="Arial"/>
        </w:rPr>
        <w:t xml:space="preserve">Conclusões </w:t>
      </w:r>
    </w:p>
    <w:p w14:paraId="1B090955" w14:textId="6B8014A4" w:rsidR="00F835FC" w:rsidRPr="009B71D6" w:rsidRDefault="00A217C9" w:rsidP="00AA4C2E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>7 - Bibliografia</w:t>
      </w:r>
      <w:bookmarkStart w:id="7" w:name="_heading=h.2et92p0" w:colFirst="0" w:colLast="0"/>
      <w:bookmarkEnd w:id="7"/>
    </w:p>
    <w:p w14:paraId="2BA4D77B" w14:textId="390CEEF2" w:rsidR="009B71D6" w:rsidRDefault="00D576B3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5A6940">
        <w:rPr>
          <w:rFonts w:ascii="Arial" w:hAnsi="Arial" w:cs="Arial"/>
        </w:rPr>
        <w:t xml:space="preserve">O </w:t>
      </w:r>
      <w:r w:rsidR="002654D4" w:rsidRPr="005A6940">
        <w:rPr>
          <w:rFonts w:ascii="Arial" w:hAnsi="Arial" w:cs="Arial"/>
        </w:rPr>
        <w:t xml:space="preserve">item </w:t>
      </w:r>
      <w:proofErr w:type="gramStart"/>
      <w:r w:rsidR="002654D4" w:rsidRPr="005A6940">
        <w:rPr>
          <w:rFonts w:ascii="Arial" w:hAnsi="Arial" w:cs="Arial"/>
        </w:rPr>
        <w:t>2</w:t>
      </w:r>
      <w:proofErr w:type="gramEnd"/>
      <w:r w:rsidR="00E34664" w:rsidRPr="005A6940">
        <w:rPr>
          <w:rFonts w:ascii="Arial" w:hAnsi="Arial" w:cs="Arial"/>
        </w:rPr>
        <w:t xml:space="preserve"> apresenta </w:t>
      </w:r>
      <w:r w:rsidR="00571125" w:rsidRPr="005A6940">
        <w:rPr>
          <w:rFonts w:ascii="Arial" w:hAnsi="Arial" w:cs="Arial"/>
        </w:rPr>
        <w:t xml:space="preserve">uma descrição </w:t>
      </w:r>
      <w:r w:rsidR="00E971E2" w:rsidRPr="005A6940">
        <w:rPr>
          <w:rFonts w:ascii="Arial" w:hAnsi="Arial" w:cs="Arial"/>
        </w:rPr>
        <w:t>sobre</w:t>
      </w:r>
      <w:r w:rsidR="00571125" w:rsidRPr="005A6940">
        <w:rPr>
          <w:rFonts w:ascii="Arial" w:hAnsi="Arial" w:cs="Arial"/>
        </w:rPr>
        <w:t xml:space="preserve"> emissões fugitivas e</w:t>
      </w:r>
      <w:r w:rsidR="00E34664" w:rsidRPr="005A6940">
        <w:rPr>
          <w:rFonts w:ascii="Arial" w:hAnsi="Arial" w:cs="Arial"/>
        </w:rPr>
        <w:t xml:space="preserve"> </w:t>
      </w:r>
      <w:r w:rsidR="00E971E2" w:rsidRPr="005A6940">
        <w:rPr>
          <w:rFonts w:ascii="Arial" w:hAnsi="Arial" w:cs="Arial"/>
        </w:rPr>
        <w:t xml:space="preserve">uma </w:t>
      </w:r>
      <w:r w:rsidR="00E34664" w:rsidRPr="005A6940">
        <w:rPr>
          <w:rFonts w:ascii="Arial" w:hAnsi="Arial" w:cs="Arial"/>
        </w:rPr>
        <w:t xml:space="preserve">panorâmica </w:t>
      </w:r>
      <w:r w:rsidR="00A217C9" w:rsidRPr="005A6940">
        <w:rPr>
          <w:rFonts w:ascii="Arial" w:hAnsi="Arial" w:cs="Arial"/>
        </w:rPr>
        <w:t>sobre questões vinculadas</w:t>
      </w:r>
      <w:r w:rsidR="00E34664" w:rsidRPr="005A6940">
        <w:rPr>
          <w:rFonts w:ascii="Arial" w:hAnsi="Arial" w:cs="Arial"/>
        </w:rPr>
        <w:t xml:space="preserve"> </w:t>
      </w:r>
      <w:r w:rsidR="00A217C9" w:rsidRPr="005A6940">
        <w:rPr>
          <w:rFonts w:ascii="Arial" w:hAnsi="Arial" w:cs="Arial"/>
        </w:rPr>
        <w:t>a</w:t>
      </w:r>
      <w:r w:rsidR="00571125" w:rsidRPr="005A6940">
        <w:rPr>
          <w:rFonts w:ascii="Arial" w:hAnsi="Arial" w:cs="Arial"/>
        </w:rPr>
        <w:t>o tema</w:t>
      </w:r>
      <w:r w:rsidRPr="005A6940">
        <w:rPr>
          <w:rFonts w:ascii="Arial" w:hAnsi="Arial" w:cs="Arial"/>
        </w:rPr>
        <w:t xml:space="preserve">. O </w:t>
      </w:r>
      <w:r w:rsidR="002654D4" w:rsidRPr="005A6940">
        <w:rPr>
          <w:rFonts w:ascii="Arial" w:hAnsi="Arial" w:cs="Arial"/>
        </w:rPr>
        <w:t xml:space="preserve">item </w:t>
      </w:r>
      <w:proofErr w:type="gramStart"/>
      <w:r w:rsidR="002654D4" w:rsidRPr="005A6940">
        <w:rPr>
          <w:rFonts w:ascii="Arial" w:hAnsi="Arial" w:cs="Arial"/>
        </w:rPr>
        <w:t>3</w:t>
      </w:r>
      <w:proofErr w:type="gramEnd"/>
      <w:r w:rsidR="002654D4" w:rsidRPr="005A6940">
        <w:rPr>
          <w:rFonts w:ascii="Arial" w:hAnsi="Arial" w:cs="Arial"/>
        </w:rPr>
        <w:t xml:space="preserve"> </w:t>
      </w:r>
      <w:r w:rsidRPr="005A6940">
        <w:rPr>
          <w:rFonts w:ascii="Arial" w:hAnsi="Arial" w:cs="Arial"/>
        </w:rPr>
        <w:t>contem</w:t>
      </w:r>
      <w:r w:rsidR="00144646" w:rsidRPr="005A6940">
        <w:rPr>
          <w:rFonts w:ascii="Arial" w:hAnsi="Arial" w:cs="Arial"/>
        </w:rPr>
        <w:t xml:space="preserve"> os fundamentos</w:t>
      </w:r>
      <w:r w:rsidR="00144646">
        <w:rPr>
          <w:rFonts w:ascii="Arial" w:hAnsi="Arial" w:cs="Arial"/>
        </w:rPr>
        <w:t xml:space="preserve"> teóricos sobre inteligência artificial, aprendizagem de máquina e aprendizagem profunda</w:t>
      </w:r>
      <w:r w:rsidR="002F5E4B">
        <w:rPr>
          <w:rFonts w:ascii="Arial" w:hAnsi="Arial" w:cs="Arial"/>
        </w:rPr>
        <w:t xml:space="preserve"> </w:t>
      </w:r>
      <w:r w:rsidR="00E971E2">
        <w:rPr>
          <w:rFonts w:ascii="Arial" w:hAnsi="Arial" w:cs="Arial"/>
        </w:rPr>
        <w:t xml:space="preserve">e detalhamento sobre </w:t>
      </w:r>
      <w:proofErr w:type="spellStart"/>
      <w:r w:rsidR="00E971E2" w:rsidRPr="00E971E2">
        <w:rPr>
          <w:rFonts w:ascii="Arial" w:hAnsi="Arial" w:cs="Arial"/>
          <w:i/>
        </w:rPr>
        <w:t>Deep</w:t>
      </w:r>
      <w:proofErr w:type="spellEnd"/>
      <w:r w:rsidR="00E971E2" w:rsidRPr="00E971E2">
        <w:rPr>
          <w:rFonts w:ascii="Arial" w:hAnsi="Arial" w:cs="Arial"/>
          <w:i/>
        </w:rPr>
        <w:t xml:space="preserve"> Learning</w:t>
      </w:r>
      <w:r w:rsidR="00E971E2" w:rsidRPr="00E971E2">
        <w:rPr>
          <w:rFonts w:ascii="Arial" w:hAnsi="Arial" w:cs="Arial"/>
        </w:rPr>
        <w:t>: Redes Neurais Convolucionais</w:t>
      </w:r>
      <w:r w:rsidR="00144646">
        <w:rPr>
          <w:rFonts w:ascii="Arial" w:hAnsi="Arial" w:cs="Arial"/>
        </w:rPr>
        <w:t xml:space="preserve"> </w:t>
      </w:r>
      <w:r w:rsidRPr="00793A72">
        <w:rPr>
          <w:rFonts w:ascii="Arial" w:hAnsi="Arial" w:cs="Arial"/>
        </w:rPr>
        <w:t>O</w:t>
      </w:r>
      <w:r w:rsidR="00E34664" w:rsidRPr="00793A72">
        <w:rPr>
          <w:rFonts w:ascii="Arial" w:hAnsi="Arial" w:cs="Arial"/>
        </w:rPr>
        <w:t xml:space="preserve"> </w:t>
      </w:r>
      <w:r w:rsidR="002654D4" w:rsidRPr="00793A72">
        <w:rPr>
          <w:rFonts w:ascii="Arial" w:hAnsi="Arial" w:cs="Arial"/>
        </w:rPr>
        <w:t xml:space="preserve">item 4 </w:t>
      </w:r>
      <w:r w:rsidR="00E34664" w:rsidRPr="00793A72">
        <w:rPr>
          <w:rFonts w:ascii="Arial" w:hAnsi="Arial" w:cs="Arial"/>
        </w:rPr>
        <w:t>descreve como foi ela</w:t>
      </w:r>
      <w:r w:rsidRPr="00793A72">
        <w:rPr>
          <w:rFonts w:ascii="Arial" w:hAnsi="Arial" w:cs="Arial"/>
        </w:rPr>
        <w:t xml:space="preserve">borado o banco de </w:t>
      </w:r>
      <w:r w:rsidR="009765DE" w:rsidRPr="00793A72">
        <w:rPr>
          <w:rFonts w:ascii="Arial" w:hAnsi="Arial" w:cs="Arial"/>
        </w:rPr>
        <w:t xml:space="preserve">dados, </w:t>
      </w:r>
      <w:r w:rsidRPr="00793A72">
        <w:rPr>
          <w:rFonts w:ascii="Arial" w:hAnsi="Arial" w:cs="Arial"/>
        </w:rPr>
        <w:t xml:space="preserve">os critérios </w:t>
      </w:r>
      <w:r w:rsidR="00571125">
        <w:rPr>
          <w:rFonts w:ascii="Arial" w:hAnsi="Arial" w:cs="Arial"/>
        </w:rPr>
        <w:t xml:space="preserve">adotados </w:t>
      </w:r>
      <w:r w:rsidRPr="00793A72">
        <w:rPr>
          <w:rFonts w:ascii="Arial" w:hAnsi="Arial" w:cs="Arial"/>
        </w:rPr>
        <w:t>para seleção de dados e a</w:t>
      </w:r>
      <w:r w:rsidR="0082670F" w:rsidRPr="00793A72">
        <w:rPr>
          <w:rFonts w:ascii="Arial" w:hAnsi="Arial" w:cs="Arial"/>
        </w:rPr>
        <w:t>s</w:t>
      </w:r>
      <w:r w:rsidRPr="00793A72">
        <w:rPr>
          <w:rFonts w:ascii="Arial" w:hAnsi="Arial" w:cs="Arial"/>
        </w:rPr>
        <w:t xml:space="preserve"> simplificaç</w:t>
      </w:r>
      <w:r w:rsidR="002654D4" w:rsidRPr="00793A72">
        <w:rPr>
          <w:rFonts w:ascii="Arial" w:hAnsi="Arial" w:cs="Arial"/>
        </w:rPr>
        <w:t>ões</w:t>
      </w:r>
      <w:r w:rsidRPr="00793A72">
        <w:rPr>
          <w:rFonts w:ascii="Arial" w:hAnsi="Arial" w:cs="Arial"/>
        </w:rPr>
        <w:t xml:space="preserve"> a</w:t>
      </w:r>
      <w:r w:rsidR="00571125">
        <w:rPr>
          <w:rFonts w:ascii="Arial" w:hAnsi="Arial" w:cs="Arial"/>
        </w:rPr>
        <w:t>ssumidas</w:t>
      </w:r>
      <w:r w:rsidRPr="00793A72">
        <w:rPr>
          <w:rFonts w:ascii="Arial" w:hAnsi="Arial" w:cs="Arial"/>
        </w:rPr>
        <w:t xml:space="preserve">. Já no </w:t>
      </w:r>
      <w:r w:rsidR="002654D4" w:rsidRPr="00793A72">
        <w:rPr>
          <w:rFonts w:ascii="Arial" w:hAnsi="Arial" w:cs="Arial"/>
        </w:rPr>
        <w:t xml:space="preserve">item </w:t>
      </w:r>
      <w:proofErr w:type="gramStart"/>
      <w:r w:rsidR="009765DE" w:rsidRPr="00793A72">
        <w:rPr>
          <w:rFonts w:ascii="Arial" w:hAnsi="Arial" w:cs="Arial"/>
        </w:rPr>
        <w:t>5</w:t>
      </w:r>
      <w:proofErr w:type="gramEnd"/>
      <w:r w:rsidRPr="00793A72">
        <w:rPr>
          <w:rFonts w:ascii="Arial" w:hAnsi="Arial" w:cs="Arial"/>
        </w:rPr>
        <w:t xml:space="preserve"> é apres</w:t>
      </w:r>
      <w:r w:rsidR="00BD6C22" w:rsidRPr="00793A72">
        <w:rPr>
          <w:rFonts w:ascii="Arial" w:hAnsi="Arial" w:cs="Arial"/>
        </w:rPr>
        <w:t>en</w:t>
      </w:r>
      <w:r w:rsidR="00E971E2">
        <w:rPr>
          <w:rFonts w:ascii="Arial" w:hAnsi="Arial" w:cs="Arial"/>
        </w:rPr>
        <w:t>tada uma discussão sobre o script adotado e</w:t>
      </w:r>
      <w:r w:rsidRPr="00793A72">
        <w:rPr>
          <w:rFonts w:ascii="Arial" w:hAnsi="Arial" w:cs="Arial"/>
        </w:rPr>
        <w:t xml:space="preserve"> </w:t>
      </w:r>
      <w:r w:rsidR="00C904FF" w:rsidRPr="00793A72">
        <w:rPr>
          <w:rFonts w:ascii="Arial" w:hAnsi="Arial" w:cs="Arial"/>
        </w:rPr>
        <w:t>os resul</w:t>
      </w:r>
      <w:r w:rsidR="00C7178C">
        <w:rPr>
          <w:rFonts w:ascii="Arial" w:hAnsi="Arial" w:cs="Arial"/>
        </w:rPr>
        <w:t>tados obtidos</w:t>
      </w:r>
      <w:r w:rsidR="00C904FF" w:rsidRPr="00793A72">
        <w:rPr>
          <w:rFonts w:ascii="Arial" w:hAnsi="Arial" w:cs="Arial"/>
        </w:rPr>
        <w:t xml:space="preserve">. </w:t>
      </w:r>
      <w:r w:rsidR="00F942EA" w:rsidRPr="00793A72">
        <w:rPr>
          <w:rFonts w:ascii="Arial" w:hAnsi="Arial" w:cs="Arial"/>
        </w:rPr>
        <w:t>O</w:t>
      </w:r>
      <w:r w:rsidR="00C904FF" w:rsidRPr="00793A72">
        <w:rPr>
          <w:rFonts w:ascii="Arial" w:hAnsi="Arial" w:cs="Arial"/>
        </w:rPr>
        <w:t xml:space="preserve"> </w:t>
      </w:r>
      <w:r w:rsidR="002654D4" w:rsidRPr="00793A72">
        <w:rPr>
          <w:rFonts w:ascii="Arial" w:hAnsi="Arial" w:cs="Arial"/>
        </w:rPr>
        <w:t xml:space="preserve">item </w:t>
      </w:r>
      <w:proofErr w:type="gramStart"/>
      <w:r w:rsidR="00F942EA" w:rsidRPr="00793A72">
        <w:rPr>
          <w:rFonts w:ascii="Arial" w:hAnsi="Arial" w:cs="Arial"/>
        </w:rPr>
        <w:t>6</w:t>
      </w:r>
      <w:proofErr w:type="gramEnd"/>
      <w:r w:rsidR="00F942EA" w:rsidRPr="00793A72">
        <w:rPr>
          <w:rFonts w:ascii="Arial" w:hAnsi="Arial" w:cs="Arial"/>
        </w:rPr>
        <w:t xml:space="preserve"> </w:t>
      </w:r>
      <w:r w:rsidR="00C904FF" w:rsidRPr="00793A72">
        <w:rPr>
          <w:rFonts w:ascii="Arial" w:hAnsi="Arial" w:cs="Arial"/>
        </w:rPr>
        <w:t xml:space="preserve">descreve as conclusões e </w:t>
      </w:r>
      <w:r w:rsidR="004509DE">
        <w:rPr>
          <w:rFonts w:ascii="Arial" w:hAnsi="Arial" w:cs="Arial"/>
        </w:rPr>
        <w:t>propõem</w:t>
      </w:r>
      <w:r w:rsidR="00C904FF" w:rsidRPr="00793A72">
        <w:rPr>
          <w:rFonts w:ascii="Arial" w:hAnsi="Arial" w:cs="Arial"/>
        </w:rPr>
        <w:t xml:space="preserve"> possíveis trabalhos futuros.</w:t>
      </w:r>
      <w:r w:rsidR="00F942EA" w:rsidRPr="00793A72">
        <w:rPr>
          <w:rFonts w:ascii="Arial" w:hAnsi="Arial" w:cs="Arial"/>
        </w:rPr>
        <w:t xml:space="preserve"> E finalmente no item </w:t>
      </w:r>
      <w:proofErr w:type="gramStart"/>
      <w:r w:rsidR="00F942EA" w:rsidRPr="00793A72">
        <w:rPr>
          <w:rFonts w:ascii="Arial" w:hAnsi="Arial" w:cs="Arial"/>
        </w:rPr>
        <w:t>7</w:t>
      </w:r>
      <w:proofErr w:type="gramEnd"/>
      <w:r w:rsidR="00F942EA" w:rsidRPr="00793A72">
        <w:rPr>
          <w:rFonts w:ascii="Arial" w:hAnsi="Arial" w:cs="Arial"/>
        </w:rPr>
        <w:t xml:space="preserve"> é apresentada a bibliografia adotada para desenvolvimento d</w:t>
      </w:r>
      <w:r w:rsidR="004509DE">
        <w:rPr>
          <w:rFonts w:ascii="Arial" w:hAnsi="Arial" w:cs="Arial"/>
        </w:rPr>
        <w:t>ess</w:t>
      </w:r>
      <w:r w:rsidR="00F942EA" w:rsidRPr="00793A72">
        <w:rPr>
          <w:rFonts w:ascii="Arial" w:hAnsi="Arial" w:cs="Arial"/>
        </w:rPr>
        <w:t xml:space="preserve">a monografia. </w:t>
      </w:r>
    </w:p>
    <w:p w14:paraId="181514CD" w14:textId="6DEB65EB" w:rsidR="00FD43D9" w:rsidRPr="00854398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br w:type="page"/>
      </w:r>
    </w:p>
    <w:p w14:paraId="4F271A97" w14:textId="0C50CD32" w:rsidR="00FC5003" w:rsidRDefault="00AD0D7D" w:rsidP="00854398">
      <w:pPr>
        <w:pStyle w:val="Ttulo1"/>
        <w:numPr>
          <w:ilvl w:val="0"/>
          <w:numId w:val="13"/>
        </w:numPr>
        <w:spacing w:line="312" w:lineRule="auto"/>
        <w:jc w:val="both"/>
        <w:rPr>
          <w:rFonts w:eastAsia="Arial"/>
        </w:rPr>
      </w:pPr>
      <w:bookmarkStart w:id="8" w:name="_Toc75716629"/>
      <w:r w:rsidRPr="00C37DA5">
        <w:rPr>
          <w:rFonts w:eastAsia="Arial"/>
        </w:rPr>
        <w:lastRenderedPageBreak/>
        <w:t>DESCRIÇÃO DO PROBLEMA</w:t>
      </w:r>
      <w:bookmarkEnd w:id="8"/>
      <w:r w:rsidRPr="00C37DA5">
        <w:rPr>
          <w:rFonts w:eastAsia="Arial"/>
        </w:rPr>
        <w:tab/>
      </w:r>
    </w:p>
    <w:p w14:paraId="12DC9D15" w14:textId="77777777" w:rsidR="00854398" w:rsidRPr="00854398" w:rsidRDefault="00854398" w:rsidP="00854398">
      <w:pPr>
        <w:rPr>
          <w:rFonts w:eastAsia="Arial"/>
        </w:rPr>
      </w:pPr>
    </w:p>
    <w:p w14:paraId="4E1A8D0F" w14:textId="026D162D" w:rsidR="00C37DA5" w:rsidRPr="009B71D6" w:rsidRDefault="005C14AA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 xml:space="preserve">Emissões fugitivas são emanações de gases provenientes de componentes de linhas de processo (válvulas, flanges, selos de bombas, etc.) que ocorrem, em geral, por perda de estanqueidade e de maneira randômica. </w:t>
      </w:r>
      <w:r w:rsidR="00C85552" w:rsidRPr="00793A72">
        <w:rPr>
          <w:rFonts w:ascii="Arial" w:hAnsi="Arial" w:cs="Arial"/>
        </w:rPr>
        <w:t>Uma unidade industrial possui milhares de componentes passíveis de avaliação em termos de emissões fugitivas.</w:t>
      </w:r>
      <w:r w:rsidR="00CC5E1D" w:rsidRPr="00793A72">
        <w:rPr>
          <w:rFonts w:ascii="Arial" w:hAnsi="Arial" w:cs="Arial"/>
        </w:rPr>
        <w:t xml:space="preserve"> </w:t>
      </w:r>
      <w:r w:rsidR="009B71D6">
        <w:rPr>
          <w:rFonts w:ascii="Arial" w:hAnsi="Arial" w:cs="Arial"/>
        </w:rPr>
        <w:t>A identificação dos componentes</w:t>
      </w:r>
      <w:r w:rsidR="00C85552" w:rsidRPr="00793A72">
        <w:rPr>
          <w:rFonts w:ascii="Arial" w:hAnsi="Arial" w:cs="Arial"/>
        </w:rPr>
        <w:t xml:space="preserve"> com vazamento em</w:t>
      </w:r>
      <w:r w:rsidR="00FA5A8D" w:rsidRPr="00793A72">
        <w:rPr>
          <w:rFonts w:ascii="Arial" w:hAnsi="Arial" w:cs="Arial"/>
        </w:rPr>
        <w:t xml:space="preserve"> uma</w:t>
      </w:r>
      <w:r w:rsidR="009B71D6">
        <w:rPr>
          <w:rFonts w:ascii="Arial" w:hAnsi="Arial" w:cs="Arial"/>
        </w:rPr>
        <w:t xml:space="preserve"> unidade </w:t>
      </w:r>
      <w:r w:rsidR="00C85552" w:rsidRPr="00793A72">
        <w:rPr>
          <w:rFonts w:ascii="Arial" w:hAnsi="Arial" w:cs="Arial"/>
        </w:rPr>
        <w:t>é uma tarefa demorada, uma vez que esses pontos estão espalhados</w:t>
      </w:r>
      <w:r w:rsidR="003E18D8" w:rsidRPr="00793A72">
        <w:rPr>
          <w:rFonts w:ascii="Arial" w:hAnsi="Arial" w:cs="Arial"/>
        </w:rPr>
        <w:t xml:space="preserve">, não são visíveis a olho nu </w:t>
      </w:r>
      <w:r w:rsidRPr="00793A72">
        <w:rPr>
          <w:rFonts w:ascii="Arial" w:hAnsi="Arial" w:cs="Arial"/>
        </w:rPr>
        <w:t>e</w:t>
      </w:r>
      <w:r w:rsidR="009B71D6">
        <w:rPr>
          <w:rFonts w:ascii="Arial" w:hAnsi="Arial" w:cs="Arial"/>
        </w:rPr>
        <w:t xml:space="preserve"> por isso </w:t>
      </w:r>
      <w:r w:rsidRPr="00793A72">
        <w:rPr>
          <w:rFonts w:ascii="Arial" w:hAnsi="Arial" w:cs="Arial"/>
        </w:rPr>
        <w:t>demandam</w:t>
      </w:r>
      <w:r w:rsidR="00FA5A8D" w:rsidRPr="00793A72">
        <w:rPr>
          <w:rFonts w:ascii="Arial" w:hAnsi="Arial" w:cs="Arial"/>
        </w:rPr>
        <w:t xml:space="preserve"> o uso de</w:t>
      </w:r>
      <w:r w:rsidR="00C37DA5" w:rsidRPr="00793A72">
        <w:rPr>
          <w:rFonts w:ascii="Arial" w:hAnsi="Arial" w:cs="Arial"/>
        </w:rPr>
        <w:t xml:space="preserve"> </w:t>
      </w:r>
      <w:r w:rsidRPr="00793A72">
        <w:rPr>
          <w:rFonts w:ascii="Arial" w:hAnsi="Arial" w:cs="Arial"/>
        </w:rPr>
        <w:t>métodos para detecção</w:t>
      </w:r>
      <w:r w:rsidR="00FA5A8D" w:rsidRPr="00793A72">
        <w:rPr>
          <w:rFonts w:ascii="Arial" w:hAnsi="Arial" w:cs="Arial"/>
        </w:rPr>
        <w:t xml:space="preserve"> (USEPA, 2011 e CONCAWE, 2017)</w:t>
      </w:r>
      <w:r w:rsidR="005D5F64" w:rsidRPr="00793A72">
        <w:rPr>
          <w:rFonts w:ascii="Arial" w:hAnsi="Arial" w:cs="Arial"/>
        </w:rPr>
        <w:t>.</w:t>
      </w:r>
      <w:r w:rsidR="009B71D6">
        <w:rPr>
          <w:rFonts w:ascii="Arial" w:hAnsi="Arial" w:cs="Arial"/>
        </w:rPr>
        <w:t xml:space="preserve"> </w:t>
      </w:r>
      <w:r w:rsidR="006563FE">
        <w:rPr>
          <w:rFonts w:ascii="Arial" w:hAnsi="Arial" w:cs="Arial"/>
        </w:rPr>
        <w:t>Tradicionalmente</w:t>
      </w:r>
      <w:r w:rsidR="00C85552" w:rsidRPr="00793A72">
        <w:rPr>
          <w:rFonts w:ascii="Arial" w:hAnsi="Arial" w:cs="Arial"/>
        </w:rPr>
        <w:t>, existem dois métodos para detectar vazamentos gasosos em co</w:t>
      </w:r>
      <w:r w:rsidR="009B71D6">
        <w:rPr>
          <w:rFonts w:ascii="Arial" w:hAnsi="Arial" w:cs="Arial"/>
        </w:rPr>
        <w:t>mponentes</w:t>
      </w:r>
      <w:r w:rsidR="00C85552" w:rsidRPr="00793A72">
        <w:rPr>
          <w:rFonts w:ascii="Arial" w:hAnsi="Arial" w:cs="Arial"/>
        </w:rPr>
        <w:t xml:space="preserve">: </w:t>
      </w:r>
      <w:r w:rsidRPr="00793A72">
        <w:rPr>
          <w:rFonts w:ascii="Arial" w:hAnsi="Arial" w:cs="Arial"/>
        </w:rPr>
        <w:t xml:space="preserve">a) </w:t>
      </w:r>
      <w:r w:rsidR="00C85552" w:rsidRPr="00793A72">
        <w:rPr>
          <w:rFonts w:ascii="Arial" w:hAnsi="Arial" w:cs="Arial"/>
        </w:rPr>
        <w:t xml:space="preserve">LDAR e </w:t>
      </w:r>
      <w:r w:rsidR="002C5556" w:rsidRPr="00793A72">
        <w:rPr>
          <w:rFonts w:ascii="Arial" w:hAnsi="Arial" w:cs="Arial"/>
        </w:rPr>
        <w:t xml:space="preserve">o </w:t>
      </w:r>
      <w:r w:rsidR="00722374" w:rsidRPr="00793A72">
        <w:rPr>
          <w:rFonts w:ascii="Arial" w:hAnsi="Arial" w:cs="Arial"/>
        </w:rPr>
        <w:t>OGI</w:t>
      </w:r>
      <w:r w:rsidR="009B71D6">
        <w:rPr>
          <w:rFonts w:ascii="Arial" w:hAnsi="Arial" w:cs="Arial"/>
        </w:rPr>
        <w:t xml:space="preserve">. A </w:t>
      </w:r>
      <w:r w:rsidR="002C5556" w:rsidRPr="00793A72">
        <w:rPr>
          <w:rFonts w:ascii="Arial" w:hAnsi="Arial" w:cs="Arial"/>
        </w:rPr>
        <w:t>aplicação do</w:t>
      </w:r>
      <w:r w:rsidR="00271682" w:rsidRPr="00793A72">
        <w:rPr>
          <w:rFonts w:ascii="Arial" w:hAnsi="Arial" w:cs="Arial"/>
        </w:rPr>
        <w:t xml:space="preserve"> métod</w:t>
      </w:r>
      <w:r w:rsidR="00BE26C3" w:rsidRPr="00793A72">
        <w:rPr>
          <w:rFonts w:ascii="Arial" w:hAnsi="Arial" w:cs="Arial"/>
        </w:rPr>
        <w:t xml:space="preserve">o </w:t>
      </w:r>
      <w:r w:rsidR="00271682" w:rsidRPr="00793A72">
        <w:rPr>
          <w:rFonts w:ascii="Arial" w:hAnsi="Arial" w:cs="Arial"/>
        </w:rPr>
        <w:t xml:space="preserve">OGI </w:t>
      </w:r>
      <w:r w:rsidR="009B71D6">
        <w:rPr>
          <w:rFonts w:ascii="Arial" w:hAnsi="Arial" w:cs="Arial"/>
        </w:rPr>
        <w:t>utiliza</w:t>
      </w:r>
      <w:r w:rsidR="00005308" w:rsidRPr="00793A72">
        <w:rPr>
          <w:rFonts w:ascii="Arial" w:hAnsi="Arial" w:cs="Arial"/>
        </w:rPr>
        <w:t xml:space="preserve"> câmera</w:t>
      </w:r>
      <w:r w:rsidR="00BE26C3" w:rsidRPr="00793A72">
        <w:rPr>
          <w:rFonts w:ascii="Arial" w:hAnsi="Arial" w:cs="Arial"/>
        </w:rPr>
        <w:t>s</w:t>
      </w:r>
      <w:r w:rsidR="002C5556" w:rsidRPr="00793A72">
        <w:rPr>
          <w:rFonts w:ascii="Arial" w:hAnsi="Arial" w:cs="Arial"/>
        </w:rPr>
        <w:t xml:space="preserve"> IR</w:t>
      </w:r>
      <w:r w:rsidR="00271682" w:rsidRPr="00793A72">
        <w:rPr>
          <w:rFonts w:ascii="Arial" w:hAnsi="Arial" w:cs="Arial"/>
        </w:rPr>
        <w:t xml:space="preserve"> para detectar vazamentos. </w:t>
      </w:r>
      <w:r w:rsidR="006563FE">
        <w:rPr>
          <w:rFonts w:ascii="Arial" w:hAnsi="Arial" w:cs="Arial"/>
        </w:rPr>
        <w:t>Essas</w:t>
      </w:r>
      <w:r w:rsidR="009B71D6">
        <w:rPr>
          <w:rFonts w:ascii="Arial" w:hAnsi="Arial" w:cs="Arial"/>
        </w:rPr>
        <w:t xml:space="preserve"> câmeras </w:t>
      </w:r>
      <w:r w:rsidR="006563FE">
        <w:rPr>
          <w:rFonts w:ascii="Arial" w:hAnsi="Arial" w:cs="Arial"/>
        </w:rPr>
        <w:t>são</w:t>
      </w:r>
      <w:r w:rsidR="009B71D6">
        <w:rPr>
          <w:rFonts w:ascii="Arial" w:hAnsi="Arial" w:cs="Arial"/>
        </w:rPr>
        <w:t xml:space="preserve"> equipadas com</w:t>
      </w:r>
      <w:r w:rsidR="00271682" w:rsidRPr="00793A72">
        <w:rPr>
          <w:rFonts w:ascii="Arial" w:hAnsi="Arial" w:cs="Arial"/>
        </w:rPr>
        <w:t xml:space="preserve"> filtro para detectar seletivamente a radiação na banda de absorç</w:t>
      </w:r>
      <w:r w:rsidR="005D5F64" w:rsidRPr="00793A72">
        <w:rPr>
          <w:rFonts w:ascii="Arial" w:hAnsi="Arial" w:cs="Arial"/>
        </w:rPr>
        <w:t xml:space="preserve">ão específica </w:t>
      </w:r>
      <w:r w:rsidR="00696725" w:rsidRPr="00793A72">
        <w:rPr>
          <w:rFonts w:ascii="Arial" w:hAnsi="Arial" w:cs="Arial"/>
        </w:rPr>
        <w:t xml:space="preserve">de </w:t>
      </w:r>
      <w:r w:rsidR="006563FE">
        <w:rPr>
          <w:rFonts w:ascii="Arial" w:hAnsi="Arial" w:cs="Arial"/>
        </w:rPr>
        <w:t xml:space="preserve">certos </w:t>
      </w:r>
      <w:r w:rsidR="00696725" w:rsidRPr="00793A72">
        <w:rPr>
          <w:rFonts w:ascii="Arial" w:hAnsi="Arial" w:cs="Arial"/>
        </w:rPr>
        <w:t>compostos orgânicos</w:t>
      </w:r>
      <w:r w:rsidR="00271682" w:rsidRPr="00793A72">
        <w:rPr>
          <w:rFonts w:ascii="Arial" w:hAnsi="Arial" w:cs="Arial"/>
        </w:rPr>
        <w:t xml:space="preserve">. </w:t>
      </w:r>
      <w:r w:rsidR="009B71D6">
        <w:rPr>
          <w:rFonts w:ascii="Arial" w:hAnsi="Arial" w:cs="Arial"/>
        </w:rPr>
        <w:t xml:space="preserve">Compostos orgânicos </w:t>
      </w:r>
      <w:r w:rsidR="00696725" w:rsidRPr="00793A72">
        <w:rPr>
          <w:rFonts w:ascii="Arial" w:hAnsi="Arial" w:cs="Arial"/>
        </w:rPr>
        <w:t>alifáticos e aromáticos</w:t>
      </w:r>
      <w:r w:rsidR="00271682" w:rsidRPr="00793A72">
        <w:rPr>
          <w:rFonts w:ascii="Arial" w:hAnsi="Arial" w:cs="Arial"/>
        </w:rPr>
        <w:t xml:space="preserve"> podem absorver radiação </w:t>
      </w:r>
      <w:proofErr w:type="gramStart"/>
      <w:r w:rsidR="00271682" w:rsidRPr="00793A72">
        <w:rPr>
          <w:rFonts w:ascii="Arial" w:hAnsi="Arial" w:cs="Arial"/>
        </w:rPr>
        <w:t>IR na</w:t>
      </w:r>
      <w:proofErr w:type="gramEnd"/>
      <w:r w:rsidR="00271682" w:rsidRPr="00793A72">
        <w:rPr>
          <w:rFonts w:ascii="Arial" w:hAnsi="Arial" w:cs="Arial"/>
        </w:rPr>
        <w:t xml:space="preserve"> </w:t>
      </w:r>
      <w:r w:rsidR="00696725" w:rsidRPr="00793A72">
        <w:rPr>
          <w:rFonts w:ascii="Arial" w:hAnsi="Arial" w:cs="Arial"/>
        </w:rPr>
        <w:t xml:space="preserve">faixa </w:t>
      </w:r>
      <w:r w:rsidR="00271682" w:rsidRPr="00793A72">
        <w:rPr>
          <w:rFonts w:ascii="Arial" w:hAnsi="Arial" w:cs="Arial"/>
        </w:rPr>
        <w:t>espectral</w:t>
      </w:r>
      <w:r w:rsidR="00696725" w:rsidRPr="00793A72">
        <w:rPr>
          <w:rFonts w:ascii="Arial" w:hAnsi="Arial" w:cs="Arial"/>
        </w:rPr>
        <w:t xml:space="preserve"> de </w:t>
      </w:r>
      <w:r w:rsidR="00696725" w:rsidRPr="00793A72">
        <w:rPr>
          <w:rFonts w:ascii="Arial" w:hAnsi="Arial" w:cs="Arial"/>
          <w:color w:val="222222"/>
          <w:lang w:val="pt-PT"/>
        </w:rPr>
        <w:t>3,2 - 3,4 μm. A câmera</w:t>
      </w:r>
      <w:r w:rsidR="00C37DA5" w:rsidRPr="00793A72">
        <w:rPr>
          <w:rFonts w:ascii="Arial" w:hAnsi="Arial" w:cs="Arial"/>
          <w:color w:val="222222"/>
          <w:lang w:val="pt-PT"/>
        </w:rPr>
        <w:t xml:space="preserve"> IR,</w:t>
      </w:r>
      <w:r w:rsidR="00696725" w:rsidRPr="00793A72">
        <w:rPr>
          <w:rFonts w:ascii="Arial" w:hAnsi="Arial" w:cs="Arial"/>
          <w:color w:val="222222"/>
          <w:lang w:val="pt-PT"/>
        </w:rPr>
        <w:t xml:space="preserve"> GF320 da FLIR</w:t>
      </w:r>
      <w:r w:rsidR="00C37DA5" w:rsidRPr="00793A72">
        <w:rPr>
          <w:rFonts w:ascii="Arial" w:hAnsi="Arial" w:cs="Arial"/>
          <w:color w:val="222222"/>
          <w:lang w:val="pt-PT"/>
        </w:rPr>
        <w:t>,</w:t>
      </w:r>
      <w:r w:rsidR="00696725" w:rsidRPr="00793A72">
        <w:rPr>
          <w:rFonts w:ascii="Arial" w:hAnsi="Arial" w:cs="Arial"/>
          <w:color w:val="222222"/>
          <w:lang w:val="pt-PT"/>
        </w:rPr>
        <w:t xml:space="preserve"> foi adotada para geração de imagens </w:t>
      </w:r>
      <w:r w:rsidR="006563FE">
        <w:rPr>
          <w:rFonts w:ascii="Arial" w:hAnsi="Arial" w:cs="Arial"/>
          <w:color w:val="222222"/>
          <w:lang w:val="pt-PT"/>
        </w:rPr>
        <w:t xml:space="preserve">utilizadas </w:t>
      </w:r>
      <w:r w:rsidR="00696725" w:rsidRPr="00793A72">
        <w:rPr>
          <w:rFonts w:ascii="Arial" w:hAnsi="Arial" w:cs="Arial"/>
          <w:color w:val="222222"/>
          <w:lang w:val="pt-PT"/>
        </w:rPr>
        <w:t>nesse estudo</w:t>
      </w:r>
      <w:r w:rsidR="00C37DA5" w:rsidRPr="00C37DA5">
        <w:rPr>
          <w:rFonts w:ascii="Arial" w:hAnsi="Arial" w:cs="Arial"/>
        </w:rPr>
        <w:t xml:space="preserve">. </w:t>
      </w:r>
      <w:r w:rsidR="00C37DA5" w:rsidRPr="00793A72">
        <w:rPr>
          <w:rFonts w:ascii="Arial" w:hAnsi="Arial" w:cs="Arial"/>
          <w:color w:val="222222"/>
          <w:lang w:val="pt-PT"/>
        </w:rPr>
        <w:t xml:space="preserve">A Tabela </w:t>
      </w:r>
      <w:r w:rsidR="006563FE">
        <w:rPr>
          <w:rFonts w:ascii="Arial" w:hAnsi="Arial" w:cs="Arial"/>
          <w:color w:val="222222"/>
          <w:lang w:val="pt-PT"/>
        </w:rPr>
        <w:t>2</w:t>
      </w:r>
      <w:r w:rsidR="00C37DA5" w:rsidRPr="00793A72">
        <w:rPr>
          <w:rFonts w:ascii="Arial" w:hAnsi="Arial" w:cs="Arial"/>
          <w:color w:val="222222"/>
          <w:lang w:val="pt-PT"/>
        </w:rPr>
        <w:t xml:space="preserve"> mostra os compostos orgânicos que absorvem luz nessa estreita faixa do espectro e que</w:t>
      </w:r>
      <w:r w:rsidR="006563FE">
        <w:rPr>
          <w:rFonts w:ascii="Arial" w:hAnsi="Arial" w:cs="Arial"/>
          <w:color w:val="222222"/>
          <w:lang w:val="pt-PT"/>
        </w:rPr>
        <w:t xml:space="preserve"> são passiveis de</w:t>
      </w:r>
      <w:r w:rsidR="00C37DA5" w:rsidRPr="00793A72">
        <w:rPr>
          <w:rFonts w:ascii="Arial" w:hAnsi="Arial" w:cs="Arial"/>
          <w:color w:val="222222"/>
          <w:lang w:val="pt-PT"/>
        </w:rPr>
        <w:t xml:space="preserve"> ser</w:t>
      </w:r>
      <w:r w:rsidR="001737A5">
        <w:rPr>
          <w:rFonts w:ascii="Arial" w:hAnsi="Arial" w:cs="Arial"/>
          <w:color w:val="222222"/>
          <w:lang w:val="pt-PT"/>
        </w:rPr>
        <w:t>em</w:t>
      </w:r>
      <w:r w:rsidR="00C37DA5" w:rsidRPr="00793A72">
        <w:rPr>
          <w:rFonts w:ascii="Arial" w:hAnsi="Arial" w:cs="Arial"/>
          <w:color w:val="222222"/>
          <w:lang w:val="pt-PT"/>
        </w:rPr>
        <w:t xml:space="preserve"> detectados pela GF320.</w:t>
      </w:r>
    </w:p>
    <w:p w14:paraId="058022DE" w14:textId="77777777" w:rsidR="00C37DA5" w:rsidRPr="009B71D6" w:rsidRDefault="00C37DA5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color w:val="222222"/>
          <w:sz w:val="16"/>
          <w:szCs w:val="16"/>
          <w:lang w:val="pt-PT"/>
        </w:rPr>
      </w:pPr>
    </w:p>
    <w:p w14:paraId="1FC663CF" w14:textId="399D4E88" w:rsidR="00C37DA5" w:rsidRPr="00793A72" w:rsidRDefault="00C37DA5" w:rsidP="00AA4C2E">
      <w:pPr>
        <w:spacing w:line="312" w:lineRule="auto"/>
        <w:jc w:val="both"/>
        <w:rPr>
          <w:rFonts w:ascii="Arial" w:hAnsi="Arial" w:cs="Arial"/>
          <w:color w:val="222222"/>
          <w:lang w:val="pt-PT"/>
        </w:rPr>
      </w:pPr>
      <w:r w:rsidRPr="00793A72">
        <w:rPr>
          <w:rFonts w:ascii="Arial" w:hAnsi="Arial" w:cs="Arial"/>
          <w:b/>
          <w:color w:val="222222"/>
          <w:lang w:val="pt-PT"/>
        </w:rPr>
        <w:t xml:space="preserve">Tabela </w:t>
      </w:r>
      <w:r w:rsidR="001737A5">
        <w:rPr>
          <w:rFonts w:ascii="Arial" w:hAnsi="Arial" w:cs="Arial"/>
          <w:b/>
          <w:color w:val="222222"/>
          <w:lang w:val="pt-PT"/>
        </w:rPr>
        <w:t>2</w:t>
      </w:r>
      <w:r w:rsidRPr="00793A72">
        <w:rPr>
          <w:rFonts w:ascii="Arial" w:hAnsi="Arial" w:cs="Arial"/>
          <w:color w:val="222222"/>
          <w:lang w:val="pt-PT"/>
        </w:rPr>
        <w:t xml:space="preserve"> – Compostos orgânicos que a câmera GF 320 - FLIR pode detectar.</w:t>
      </w:r>
    </w:p>
    <w:tbl>
      <w:tblPr>
        <w:tblStyle w:val="Tabelacomgrade1"/>
        <w:tblW w:w="8897" w:type="dxa"/>
        <w:tblLayout w:type="fixed"/>
        <w:tblLook w:val="01E0" w:firstRow="1" w:lastRow="1" w:firstColumn="1" w:lastColumn="1" w:noHBand="0" w:noVBand="0"/>
      </w:tblPr>
      <w:tblGrid>
        <w:gridCol w:w="6062"/>
        <w:gridCol w:w="2835"/>
      </w:tblGrid>
      <w:tr w:rsidR="00793A72" w:rsidRPr="00D61E65" w14:paraId="57F4D4EF" w14:textId="77777777" w:rsidTr="00163AC5">
        <w:trPr>
          <w:trHeight w:val="115"/>
        </w:trPr>
        <w:tc>
          <w:tcPr>
            <w:tcW w:w="6062" w:type="dxa"/>
          </w:tcPr>
          <w:p w14:paraId="3C1A336A" w14:textId="4C73C82B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NOME</w:t>
            </w:r>
            <w:r w:rsidR="00435776" w:rsidRPr="00793A72">
              <w:rPr>
                <w:rFonts w:ascii="Arial" w:hAnsi="Arial" w:cs="Arial"/>
                <w:b/>
                <w:sz w:val="24"/>
                <w:szCs w:val="24"/>
              </w:rPr>
              <w:t xml:space="preserve"> DO COMPOSTO ORG</w:t>
            </w:r>
            <w:r w:rsidR="00435776" w:rsidRPr="00D61E65">
              <w:rPr>
                <w:rFonts w:ascii="Arial" w:hAnsi="Arial" w:cs="Arial"/>
                <w:b/>
                <w:sz w:val="24"/>
                <w:szCs w:val="24"/>
              </w:rPr>
              <w:t>ÂNICO</w:t>
            </w:r>
          </w:p>
        </w:tc>
        <w:tc>
          <w:tcPr>
            <w:tcW w:w="2835" w:type="dxa"/>
          </w:tcPr>
          <w:p w14:paraId="7BD5E666" w14:textId="77777777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61E65">
              <w:rPr>
                <w:rFonts w:ascii="Arial" w:hAnsi="Arial" w:cs="Arial"/>
                <w:b/>
                <w:sz w:val="24"/>
                <w:szCs w:val="24"/>
              </w:rPr>
              <w:t>FAMÍLIA</w:t>
            </w:r>
          </w:p>
        </w:tc>
      </w:tr>
      <w:tr w:rsidR="00793A72" w:rsidRPr="00D61E65" w14:paraId="376868E7" w14:textId="77777777" w:rsidTr="00163AC5">
        <w:trPr>
          <w:trHeight w:val="115"/>
        </w:trPr>
        <w:tc>
          <w:tcPr>
            <w:tcW w:w="6062" w:type="dxa"/>
          </w:tcPr>
          <w:p w14:paraId="6699B4A8" w14:textId="77777777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61E65">
              <w:rPr>
                <w:rFonts w:ascii="Arial" w:hAnsi="Arial" w:cs="Arial"/>
                <w:b/>
                <w:sz w:val="24"/>
                <w:szCs w:val="24"/>
              </w:rPr>
              <w:t>Metano</w:t>
            </w:r>
          </w:p>
        </w:tc>
        <w:tc>
          <w:tcPr>
            <w:tcW w:w="2835" w:type="dxa"/>
          </w:tcPr>
          <w:p w14:paraId="65959B01" w14:textId="28D4D581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Hidrocarboneto</w:t>
            </w:r>
          </w:p>
        </w:tc>
      </w:tr>
      <w:tr w:rsidR="00793A72" w:rsidRPr="00D61E65" w14:paraId="4D731D0E" w14:textId="77777777" w:rsidTr="00163AC5">
        <w:trPr>
          <w:trHeight w:val="100"/>
        </w:trPr>
        <w:tc>
          <w:tcPr>
            <w:tcW w:w="6062" w:type="dxa"/>
          </w:tcPr>
          <w:p w14:paraId="3B8D4334" w14:textId="77777777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61E65">
              <w:rPr>
                <w:rFonts w:ascii="Arial" w:hAnsi="Arial" w:cs="Arial"/>
                <w:b/>
                <w:sz w:val="24"/>
                <w:szCs w:val="24"/>
              </w:rPr>
              <w:t>Etano</w:t>
            </w:r>
          </w:p>
        </w:tc>
        <w:tc>
          <w:tcPr>
            <w:tcW w:w="2835" w:type="dxa"/>
          </w:tcPr>
          <w:p w14:paraId="165B73B8" w14:textId="558A9AC6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Hidrocarboneto</w:t>
            </w:r>
          </w:p>
        </w:tc>
      </w:tr>
      <w:tr w:rsidR="00793A72" w:rsidRPr="00D61E65" w14:paraId="52466445" w14:textId="77777777" w:rsidTr="00163AC5">
        <w:trPr>
          <w:trHeight w:val="100"/>
        </w:trPr>
        <w:tc>
          <w:tcPr>
            <w:tcW w:w="6062" w:type="dxa"/>
          </w:tcPr>
          <w:p w14:paraId="542E794D" w14:textId="5C5F8040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61E65">
              <w:rPr>
                <w:rFonts w:ascii="Arial" w:hAnsi="Arial" w:cs="Arial"/>
                <w:b/>
                <w:sz w:val="24"/>
                <w:szCs w:val="24"/>
              </w:rPr>
              <w:t>Propano</w:t>
            </w:r>
          </w:p>
        </w:tc>
        <w:tc>
          <w:tcPr>
            <w:tcW w:w="2835" w:type="dxa"/>
          </w:tcPr>
          <w:p w14:paraId="18CED823" w14:textId="2BEE1D1A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Hidrocarboneto</w:t>
            </w:r>
          </w:p>
        </w:tc>
      </w:tr>
      <w:tr w:rsidR="00793A72" w:rsidRPr="00D61E65" w14:paraId="61D46E8A" w14:textId="77777777" w:rsidTr="00163AC5">
        <w:trPr>
          <w:trHeight w:val="100"/>
        </w:trPr>
        <w:tc>
          <w:tcPr>
            <w:tcW w:w="6062" w:type="dxa"/>
          </w:tcPr>
          <w:p w14:paraId="718195B0" w14:textId="56C81102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61E65">
              <w:rPr>
                <w:rFonts w:ascii="Arial" w:hAnsi="Arial" w:cs="Arial"/>
                <w:b/>
                <w:sz w:val="24"/>
                <w:szCs w:val="24"/>
              </w:rPr>
              <w:t>Butano</w:t>
            </w:r>
          </w:p>
        </w:tc>
        <w:tc>
          <w:tcPr>
            <w:tcW w:w="2835" w:type="dxa"/>
          </w:tcPr>
          <w:p w14:paraId="0B8E014C" w14:textId="58F6296A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Hidrocarboneto</w:t>
            </w:r>
          </w:p>
        </w:tc>
      </w:tr>
      <w:tr w:rsidR="00793A72" w:rsidRPr="00D61E65" w14:paraId="03B03E60" w14:textId="77777777" w:rsidTr="00163AC5">
        <w:trPr>
          <w:trHeight w:val="100"/>
        </w:trPr>
        <w:tc>
          <w:tcPr>
            <w:tcW w:w="6062" w:type="dxa"/>
          </w:tcPr>
          <w:p w14:paraId="2DA18B3C" w14:textId="77777777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61E65">
              <w:rPr>
                <w:rFonts w:ascii="Arial" w:hAnsi="Arial" w:cs="Arial"/>
                <w:b/>
                <w:sz w:val="24"/>
                <w:szCs w:val="24"/>
              </w:rPr>
              <w:t>Pentano</w:t>
            </w:r>
          </w:p>
        </w:tc>
        <w:tc>
          <w:tcPr>
            <w:tcW w:w="2835" w:type="dxa"/>
          </w:tcPr>
          <w:p w14:paraId="2CBDAD5B" w14:textId="66F78E3E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Hidrocarboneto</w:t>
            </w:r>
          </w:p>
        </w:tc>
      </w:tr>
      <w:tr w:rsidR="00793A72" w:rsidRPr="00D61E65" w14:paraId="41965250" w14:textId="77777777" w:rsidTr="00163AC5">
        <w:trPr>
          <w:trHeight w:val="100"/>
        </w:trPr>
        <w:tc>
          <w:tcPr>
            <w:tcW w:w="6062" w:type="dxa"/>
          </w:tcPr>
          <w:p w14:paraId="1B5592D6" w14:textId="77777777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D61E65">
              <w:rPr>
                <w:rFonts w:ascii="Arial" w:hAnsi="Arial" w:cs="Arial"/>
                <w:b/>
                <w:sz w:val="24"/>
                <w:szCs w:val="24"/>
              </w:rPr>
              <w:t>Hexano</w:t>
            </w:r>
            <w:proofErr w:type="spellEnd"/>
          </w:p>
        </w:tc>
        <w:tc>
          <w:tcPr>
            <w:tcW w:w="2835" w:type="dxa"/>
          </w:tcPr>
          <w:p w14:paraId="3451CF9C" w14:textId="4A30CDC4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Hidrocarboneto</w:t>
            </w:r>
          </w:p>
        </w:tc>
      </w:tr>
      <w:tr w:rsidR="00793A72" w:rsidRPr="00D61E65" w14:paraId="1714AC3F" w14:textId="77777777" w:rsidTr="00163AC5">
        <w:trPr>
          <w:trHeight w:val="100"/>
        </w:trPr>
        <w:tc>
          <w:tcPr>
            <w:tcW w:w="6062" w:type="dxa"/>
          </w:tcPr>
          <w:p w14:paraId="3EE09B35" w14:textId="544159EF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D61E65">
              <w:rPr>
                <w:rFonts w:ascii="Arial" w:hAnsi="Arial" w:cs="Arial"/>
                <w:b/>
                <w:sz w:val="24"/>
                <w:szCs w:val="24"/>
              </w:rPr>
              <w:t>Heptano</w:t>
            </w:r>
            <w:proofErr w:type="spellEnd"/>
          </w:p>
        </w:tc>
        <w:tc>
          <w:tcPr>
            <w:tcW w:w="2835" w:type="dxa"/>
          </w:tcPr>
          <w:p w14:paraId="060208B5" w14:textId="7A065056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Hidrocarboneto</w:t>
            </w:r>
          </w:p>
        </w:tc>
      </w:tr>
      <w:tr w:rsidR="00793A72" w:rsidRPr="00D61E65" w14:paraId="2242596A" w14:textId="77777777" w:rsidTr="00163AC5">
        <w:trPr>
          <w:trHeight w:val="100"/>
        </w:trPr>
        <w:tc>
          <w:tcPr>
            <w:tcW w:w="6062" w:type="dxa"/>
          </w:tcPr>
          <w:p w14:paraId="0F20B1F9" w14:textId="77777777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61E65">
              <w:rPr>
                <w:rFonts w:ascii="Arial" w:hAnsi="Arial" w:cs="Arial"/>
                <w:b/>
                <w:sz w:val="24"/>
                <w:szCs w:val="24"/>
              </w:rPr>
              <w:t>Octano</w:t>
            </w:r>
          </w:p>
        </w:tc>
        <w:tc>
          <w:tcPr>
            <w:tcW w:w="2835" w:type="dxa"/>
          </w:tcPr>
          <w:p w14:paraId="2ECDA511" w14:textId="70E6490F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Hidrocarboneto</w:t>
            </w:r>
          </w:p>
        </w:tc>
      </w:tr>
      <w:tr w:rsidR="00793A72" w:rsidRPr="00D61E65" w14:paraId="2A312A47" w14:textId="77777777" w:rsidTr="00163AC5">
        <w:trPr>
          <w:trHeight w:val="100"/>
        </w:trPr>
        <w:tc>
          <w:tcPr>
            <w:tcW w:w="6062" w:type="dxa"/>
          </w:tcPr>
          <w:p w14:paraId="666D01FC" w14:textId="77777777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61E65">
              <w:rPr>
                <w:rFonts w:ascii="Arial" w:hAnsi="Arial" w:cs="Arial"/>
                <w:b/>
                <w:sz w:val="24"/>
                <w:szCs w:val="24"/>
              </w:rPr>
              <w:t>Isopreno</w:t>
            </w:r>
          </w:p>
        </w:tc>
        <w:tc>
          <w:tcPr>
            <w:tcW w:w="2835" w:type="dxa"/>
          </w:tcPr>
          <w:p w14:paraId="32ACCC94" w14:textId="4FF24CB1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Hidrocarboneto</w:t>
            </w:r>
          </w:p>
        </w:tc>
      </w:tr>
      <w:tr w:rsidR="00793A72" w:rsidRPr="00D61E65" w14:paraId="57ED7C68" w14:textId="77777777" w:rsidTr="00163AC5">
        <w:trPr>
          <w:trHeight w:val="100"/>
        </w:trPr>
        <w:tc>
          <w:tcPr>
            <w:tcW w:w="6062" w:type="dxa"/>
          </w:tcPr>
          <w:p w14:paraId="3B2FAE79" w14:textId="77777777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61E65">
              <w:rPr>
                <w:rFonts w:ascii="Arial" w:hAnsi="Arial" w:cs="Arial"/>
                <w:b/>
                <w:sz w:val="24"/>
                <w:szCs w:val="24"/>
              </w:rPr>
              <w:t>Metanol</w:t>
            </w:r>
          </w:p>
        </w:tc>
        <w:tc>
          <w:tcPr>
            <w:tcW w:w="2835" w:type="dxa"/>
          </w:tcPr>
          <w:p w14:paraId="2FC94875" w14:textId="2C8C5C28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Álcool</w:t>
            </w:r>
          </w:p>
        </w:tc>
      </w:tr>
      <w:tr w:rsidR="00793A72" w:rsidRPr="00D61E65" w14:paraId="55116E1C" w14:textId="77777777" w:rsidTr="00163AC5">
        <w:trPr>
          <w:trHeight w:val="100"/>
        </w:trPr>
        <w:tc>
          <w:tcPr>
            <w:tcW w:w="6062" w:type="dxa"/>
          </w:tcPr>
          <w:p w14:paraId="4CCA7BB2" w14:textId="77777777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61E65">
              <w:rPr>
                <w:rFonts w:ascii="Arial" w:hAnsi="Arial" w:cs="Arial"/>
                <w:b/>
                <w:sz w:val="24"/>
                <w:szCs w:val="24"/>
              </w:rPr>
              <w:t>Etanol</w:t>
            </w:r>
          </w:p>
        </w:tc>
        <w:tc>
          <w:tcPr>
            <w:tcW w:w="2835" w:type="dxa"/>
          </w:tcPr>
          <w:p w14:paraId="7B610BDF" w14:textId="785242A4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Álcool</w:t>
            </w:r>
          </w:p>
        </w:tc>
      </w:tr>
      <w:tr w:rsidR="00793A72" w:rsidRPr="00D61E65" w14:paraId="4C441C6D" w14:textId="77777777" w:rsidTr="00163AC5">
        <w:trPr>
          <w:trHeight w:val="100"/>
        </w:trPr>
        <w:tc>
          <w:tcPr>
            <w:tcW w:w="6062" w:type="dxa"/>
          </w:tcPr>
          <w:p w14:paraId="18BA0B01" w14:textId="77777777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61E65">
              <w:rPr>
                <w:rFonts w:ascii="Arial" w:hAnsi="Arial" w:cs="Arial"/>
                <w:b/>
                <w:sz w:val="24"/>
                <w:szCs w:val="24"/>
              </w:rPr>
              <w:t>Eteno</w:t>
            </w:r>
          </w:p>
        </w:tc>
        <w:tc>
          <w:tcPr>
            <w:tcW w:w="2835" w:type="dxa"/>
          </w:tcPr>
          <w:p w14:paraId="7BA035FD" w14:textId="7CAB26B5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Hidrocarb</w:t>
            </w:r>
            <w:r w:rsidR="00435776" w:rsidRPr="00D61E65">
              <w:rPr>
                <w:rFonts w:ascii="Arial" w:hAnsi="Arial" w:cs="Arial"/>
                <w:b/>
                <w:sz w:val="24"/>
                <w:szCs w:val="24"/>
              </w:rPr>
              <w:t>oneto</w:t>
            </w:r>
          </w:p>
        </w:tc>
      </w:tr>
      <w:tr w:rsidR="00793A72" w:rsidRPr="00D61E65" w14:paraId="68AE939E" w14:textId="77777777" w:rsidTr="00163AC5">
        <w:trPr>
          <w:trHeight w:val="100"/>
        </w:trPr>
        <w:tc>
          <w:tcPr>
            <w:tcW w:w="6062" w:type="dxa"/>
          </w:tcPr>
          <w:p w14:paraId="6C0362A1" w14:textId="77777777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D61E65">
              <w:rPr>
                <w:rFonts w:ascii="Arial" w:hAnsi="Arial" w:cs="Arial"/>
                <w:b/>
                <w:sz w:val="24"/>
                <w:szCs w:val="24"/>
              </w:rPr>
              <w:t>Propeno</w:t>
            </w:r>
            <w:proofErr w:type="spellEnd"/>
          </w:p>
        </w:tc>
        <w:tc>
          <w:tcPr>
            <w:tcW w:w="2835" w:type="dxa"/>
          </w:tcPr>
          <w:p w14:paraId="16AF9332" w14:textId="05043F5F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Hidrocarboneto</w:t>
            </w:r>
          </w:p>
        </w:tc>
      </w:tr>
      <w:tr w:rsidR="00793A72" w:rsidRPr="00D61E65" w14:paraId="42430D29" w14:textId="77777777" w:rsidTr="00163AC5">
        <w:trPr>
          <w:trHeight w:val="100"/>
        </w:trPr>
        <w:tc>
          <w:tcPr>
            <w:tcW w:w="6062" w:type="dxa"/>
          </w:tcPr>
          <w:p w14:paraId="0C6205EB" w14:textId="77777777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D61E65">
              <w:rPr>
                <w:rFonts w:ascii="Arial" w:hAnsi="Arial" w:cs="Arial"/>
                <w:b/>
                <w:sz w:val="24"/>
                <w:szCs w:val="24"/>
              </w:rPr>
              <w:t>Penteno</w:t>
            </w:r>
            <w:proofErr w:type="spellEnd"/>
          </w:p>
        </w:tc>
        <w:tc>
          <w:tcPr>
            <w:tcW w:w="2835" w:type="dxa"/>
          </w:tcPr>
          <w:p w14:paraId="07AAE5EB" w14:textId="09171106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Hidrocarboneto</w:t>
            </w:r>
          </w:p>
        </w:tc>
      </w:tr>
      <w:tr w:rsidR="00793A72" w:rsidRPr="00D61E65" w14:paraId="34890848" w14:textId="77777777" w:rsidTr="00163AC5">
        <w:trPr>
          <w:trHeight w:val="100"/>
        </w:trPr>
        <w:tc>
          <w:tcPr>
            <w:tcW w:w="6062" w:type="dxa"/>
          </w:tcPr>
          <w:p w14:paraId="215CBEDB" w14:textId="77777777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61E65">
              <w:rPr>
                <w:rFonts w:ascii="Arial" w:hAnsi="Arial" w:cs="Arial"/>
                <w:b/>
                <w:sz w:val="24"/>
                <w:szCs w:val="24"/>
              </w:rPr>
              <w:t xml:space="preserve">Metil </w:t>
            </w:r>
            <w:proofErr w:type="spellStart"/>
            <w:r w:rsidRPr="00D61E65">
              <w:rPr>
                <w:rFonts w:ascii="Arial" w:hAnsi="Arial" w:cs="Arial"/>
                <w:b/>
                <w:sz w:val="24"/>
                <w:szCs w:val="24"/>
              </w:rPr>
              <w:t>etil</w:t>
            </w:r>
            <w:proofErr w:type="spellEnd"/>
            <w:r w:rsidRPr="00D61E65">
              <w:rPr>
                <w:rFonts w:ascii="Arial" w:hAnsi="Arial" w:cs="Arial"/>
                <w:b/>
                <w:sz w:val="24"/>
                <w:szCs w:val="24"/>
              </w:rPr>
              <w:t xml:space="preserve"> cetona (MEK)</w:t>
            </w:r>
          </w:p>
        </w:tc>
        <w:tc>
          <w:tcPr>
            <w:tcW w:w="2835" w:type="dxa"/>
          </w:tcPr>
          <w:p w14:paraId="52DAF22A" w14:textId="4CEED2C8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C</w:t>
            </w:r>
            <w:r w:rsidR="00435776" w:rsidRPr="00D61E65">
              <w:rPr>
                <w:rFonts w:ascii="Arial" w:hAnsi="Arial" w:cs="Arial"/>
                <w:b/>
                <w:sz w:val="24"/>
                <w:szCs w:val="24"/>
              </w:rPr>
              <w:t>etona</w:t>
            </w:r>
          </w:p>
        </w:tc>
      </w:tr>
      <w:tr w:rsidR="00793A72" w:rsidRPr="00D61E65" w14:paraId="53C4A974" w14:textId="77777777" w:rsidTr="00163AC5">
        <w:trPr>
          <w:trHeight w:val="222"/>
        </w:trPr>
        <w:tc>
          <w:tcPr>
            <w:tcW w:w="6062" w:type="dxa"/>
          </w:tcPr>
          <w:p w14:paraId="080F6F87" w14:textId="77777777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61E65">
              <w:rPr>
                <w:rFonts w:ascii="Arial" w:hAnsi="Arial" w:cs="Arial"/>
                <w:b/>
                <w:sz w:val="24"/>
                <w:szCs w:val="24"/>
              </w:rPr>
              <w:t xml:space="preserve">Metil </w:t>
            </w:r>
            <w:proofErr w:type="spellStart"/>
            <w:r w:rsidRPr="00D61E65">
              <w:rPr>
                <w:rFonts w:ascii="Arial" w:hAnsi="Arial" w:cs="Arial"/>
                <w:b/>
                <w:sz w:val="24"/>
                <w:szCs w:val="24"/>
              </w:rPr>
              <w:t>isobutil</w:t>
            </w:r>
            <w:proofErr w:type="spellEnd"/>
            <w:r w:rsidRPr="00D61E65">
              <w:rPr>
                <w:rFonts w:ascii="Arial" w:hAnsi="Arial" w:cs="Arial"/>
                <w:b/>
                <w:sz w:val="24"/>
                <w:szCs w:val="24"/>
              </w:rPr>
              <w:t xml:space="preserve"> cetona (MIBK)</w:t>
            </w:r>
          </w:p>
        </w:tc>
        <w:tc>
          <w:tcPr>
            <w:tcW w:w="2835" w:type="dxa"/>
          </w:tcPr>
          <w:p w14:paraId="2D1683A2" w14:textId="3B9DA35A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Ceto</w:t>
            </w:r>
            <w:r w:rsidRPr="00D61E65">
              <w:rPr>
                <w:rFonts w:ascii="Arial" w:hAnsi="Arial" w:cs="Arial"/>
                <w:b/>
                <w:sz w:val="24"/>
                <w:szCs w:val="24"/>
              </w:rPr>
              <w:t>na</w:t>
            </w:r>
          </w:p>
        </w:tc>
      </w:tr>
      <w:tr w:rsidR="00793A72" w:rsidRPr="00D61E65" w14:paraId="4D97133B" w14:textId="77777777" w:rsidTr="00163AC5">
        <w:trPr>
          <w:trHeight w:val="100"/>
        </w:trPr>
        <w:tc>
          <w:tcPr>
            <w:tcW w:w="6062" w:type="dxa"/>
          </w:tcPr>
          <w:p w14:paraId="3AA5AB8C" w14:textId="77777777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bookmarkStart w:id="9" w:name="_Ref303923988"/>
            <w:r w:rsidRPr="00D61E65">
              <w:rPr>
                <w:rFonts w:ascii="Arial" w:hAnsi="Arial" w:cs="Arial"/>
                <w:b/>
                <w:sz w:val="24"/>
                <w:szCs w:val="24"/>
              </w:rPr>
              <w:t>Benzeno</w:t>
            </w:r>
            <w:bookmarkEnd w:id="9"/>
          </w:p>
        </w:tc>
        <w:tc>
          <w:tcPr>
            <w:tcW w:w="2835" w:type="dxa"/>
          </w:tcPr>
          <w:p w14:paraId="46F2042D" w14:textId="29450166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Hidrocarboneto</w:t>
            </w:r>
          </w:p>
        </w:tc>
      </w:tr>
      <w:tr w:rsidR="00793A72" w:rsidRPr="00D61E65" w14:paraId="4F4A5BDD" w14:textId="77777777" w:rsidTr="00163AC5">
        <w:trPr>
          <w:trHeight w:val="100"/>
        </w:trPr>
        <w:tc>
          <w:tcPr>
            <w:tcW w:w="6062" w:type="dxa"/>
          </w:tcPr>
          <w:p w14:paraId="4B177049" w14:textId="397AFED0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61E65">
              <w:rPr>
                <w:rFonts w:ascii="Arial" w:hAnsi="Arial" w:cs="Arial"/>
                <w:b/>
                <w:sz w:val="24"/>
                <w:szCs w:val="24"/>
              </w:rPr>
              <w:t>Tolueno</w:t>
            </w:r>
          </w:p>
        </w:tc>
        <w:tc>
          <w:tcPr>
            <w:tcW w:w="2835" w:type="dxa"/>
          </w:tcPr>
          <w:p w14:paraId="5ACD3779" w14:textId="3786DB13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Hidrocarboneto</w:t>
            </w:r>
          </w:p>
        </w:tc>
      </w:tr>
      <w:tr w:rsidR="00793A72" w:rsidRPr="00D61E65" w14:paraId="0BF80377" w14:textId="77777777" w:rsidTr="00163AC5">
        <w:trPr>
          <w:trHeight w:val="130"/>
        </w:trPr>
        <w:tc>
          <w:tcPr>
            <w:tcW w:w="6062" w:type="dxa"/>
          </w:tcPr>
          <w:p w14:paraId="05B95459" w14:textId="229FED6A" w:rsidR="00C37DA5" w:rsidRPr="00D61E65" w:rsidRDefault="00C37DA5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61E65">
              <w:rPr>
                <w:rFonts w:ascii="Arial" w:hAnsi="Arial" w:cs="Arial"/>
                <w:b/>
                <w:sz w:val="24"/>
                <w:szCs w:val="24"/>
              </w:rPr>
              <w:t>Xilenos (</w:t>
            </w:r>
            <w:proofErr w:type="spellStart"/>
            <w:proofErr w:type="gramStart"/>
            <w:r w:rsidRPr="00D61E65">
              <w:rPr>
                <w:rFonts w:ascii="Arial" w:hAnsi="Arial" w:cs="Arial"/>
                <w:b/>
                <w:sz w:val="24"/>
                <w:szCs w:val="24"/>
              </w:rPr>
              <w:t>o</w:t>
            </w:r>
            <w:r w:rsidR="00163AC5">
              <w:rPr>
                <w:rFonts w:ascii="Arial" w:hAnsi="Arial" w:cs="Arial"/>
                <w:b/>
                <w:sz w:val="24"/>
                <w:szCs w:val="24"/>
              </w:rPr>
              <w:t>rto,</w:t>
            </w:r>
            <w:proofErr w:type="gramEnd"/>
            <w:r w:rsidR="00163AC5">
              <w:rPr>
                <w:rFonts w:ascii="Arial" w:hAnsi="Arial" w:cs="Arial"/>
                <w:b/>
                <w:sz w:val="24"/>
                <w:szCs w:val="24"/>
              </w:rPr>
              <w:t>meta</w:t>
            </w:r>
            <w:proofErr w:type="spellEnd"/>
            <w:r w:rsidR="00163AC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61E65">
              <w:rPr>
                <w:rFonts w:ascii="Arial" w:hAnsi="Arial" w:cs="Arial"/>
                <w:b/>
                <w:sz w:val="24"/>
                <w:szCs w:val="24"/>
              </w:rPr>
              <w:t>e p</w:t>
            </w:r>
            <w:r w:rsidR="00163AC5">
              <w:rPr>
                <w:rFonts w:ascii="Arial" w:hAnsi="Arial" w:cs="Arial"/>
                <w:b/>
                <w:sz w:val="24"/>
                <w:szCs w:val="24"/>
              </w:rPr>
              <w:t xml:space="preserve">ara </w:t>
            </w:r>
            <w:r w:rsidRPr="00D61E65">
              <w:rPr>
                <w:rFonts w:ascii="Arial" w:hAnsi="Arial" w:cs="Arial"/>
                <w:b/>
                <w:sz w:val="24"/>
                <w:szCs w:val="24"/>
              </w:rPr>
              <w:t>)</w:t>
            </w:r>
            <w:r w:rsidR="00163AC5">
              <w:rPr>
                <w:rFonts w:ascii="Arial" w:hAnsi="Arial" w:cs="Arial"/>
                <w:b/>
                <w:sz w:val="24"/>
                <w:szCs w:val="24"/>
              </w:rPr>
              <w:t xml:space="preserve"> e </w:t>
            </w:r>
            <w:proofErr w:type="spellStart"/>
            <w:r w:rsidR="00163AC5" w:rsidRPr="00D61E65">
              <w:rPr>
                <w:rFonts w:ascii="Arial" w:hAnsi="Arial" w:cs="Arial"/>
                <w:b/>
                <w:sz w:val="24"/>
                <w:szCs w:val="24"/>
              </w:rPr>
              <w:t>Etil</w:t>
            </w:r>
            <w:proofErr w:type="spellEnd"/>
            <w:r w:rsidR="00163AC5" w:rsidRPr="00D61E65">
              <w:rPr>
                <w:rFonts w:ascii="Arial" w:hAnsi="Arial" w:cs="Arial"/>
                <w:b/>
                <w:sz w:val="24"/>
                <w:szCs w:val="24"/>
              </w:rPr>
              <w:t xml:space="preserve"> benzeno</w:t>
            </w:r>
            <w:r w:rsidR="00163AC5">
              <w:rPr>
                <w:rFonts w:ascii="Arial" w:hAnsi="Arial" w:cs="Arial"/>
                <w:b/>
                <w:sz w:val="24"/>
                <w:szCs w:val="24"/>
              </w:rPr>
              <w:t xml:space="preserve"> (BTEX)</w:t>
            </w:r>
          </w:p>
        </w:tc>
        <w:tc>
          <w:tcPr>
            <w:tcW w:w="2835" w:type="dxa"/>
          </w:tcPr>
          <w:p w14:paraId="33EC514F" w14:textId="38B8AB5A" w:rsidR="00C37DA5" w:rsidRPr="00D61E65" w:rsidRDefault="00793A72" w:rsidP="00854398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Hidrocarboneto</w:t>
            </w:r>
          </w:p>
        </w:tc>
      </w:tr>
    </w:tbl>
    <w:p w14:paraId="645AC763" w14:textId="090B98F7" w:rsidR="00271682" w:rsidRPr="00C37DA5" w:rsidRDefault="00793A7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222222"/>
          <w:lang w:val="pt-PT"/>
        </w:rPr>
        <w:t xml:space="preserve">Fonte: Elaboração própria a partir de FLIR, </w:t>
      </w:r>
      <w:r w:rsidR="00D61E65">
        <w:rPr>
          <w:rFonts w:ascii="Arial" w:hAnsi="Arial" w:cs="Arial"/>
          <w:color w:val="222222"/>
          <w:lang w:val="pt-PT"/>
        </w:rPr>
        <w:t>2017.</w:t>
      </w:r>
      <w:r w:rsidR="00C37DA5" w:rsidRPr="00435776">
        <w:rPr>
          <w:rFonts w:ascii="Arial" w:hAnsi="Arial" w:cs="Arial"/>
          <w:color w:val="222222"/>
          <w:lang w:val="pt-PT"/>
        </w:rPr>
        <w:t xml:space="preserve"> </w:t>
      </w:r>
    </w:p>
    <w:p w14:paraId="272F670A" w14:textId="07E296E2" w:rsidR="00D61E65" w:rsidRPr="00D61E65" w:rsidRDefault="00D61E65" w:rsidP="00AA4C2E">
      <w:pPr>
        <w:spacing w:line="312" w:lineRule="auto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lastRenderedPageBreak/>
        <w:t>Basicamente,</w:t>
      </w:r>
      <w:r w:rsidR="000D6DB0">
        <w:rPr>
          <w:rFonts w:ascii="Arial" w:hAnsi="Arial" w:cs="Arial"/>
        </w:rPr>
        <w:t xml:space="preserve"> </w:t>
      </w:r>
      <w:r w:rsidRPr="00D61E65">
        <w:rPr>
          <w:rFonts w:ascii="Arial" w:hAnsi="Arial" w:cs="Arial"/>
        </w:rPr>
        <w:t xml:space="preserve">as câmeras IR </w:t>
      </w:r>
      <w:proofErr w:type="gramStart"/>
      <w:r w:rsidRPr="00D61E65">
        <w:rPr>
          <w:rFonts w:ascii="Arial" w:hAnsi="Arial" w:cs="Arial"/>
        </w:rPr>
        <w:t>são</w:t>
      </w:r>
      <w:proofErr w:type="gramEnd"/>
      <w:r w:rsidRPr="00D61E65">
        <w:rPr>
          <w:rFonts w:ascii="Arial" w:hAnsi="Arial" w:cs="Arial"/>
        </w:rPr>
        <w:t xml:space="preserve"> compostas de:</w:t>
      </w:r>
    </w:p>
    <w:p w14:paraId="6090C405" w14:textId="1AC31E44" w:rsidR="00D61E65" w:rsidRPr="00D61E65" w:rsidRDefault="00D61E65" w:rsidP="00AA4C2E">
      <w:pPr>
        <w:spacing w:line="312" w:lineRule="auto"/>
        <w:ind w:left="720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- Lente;</w:t>
      </w:r>
    </w:p>
    <w:p w14:paraId="2CBCE868" w14:textId="77777777" w:rsidR="00D61E65" w:rsidRPr="00D61E65" w:rsidRDefault="00D61E65" w:rsidP="00AA4C2E">
      <w:pPr>
        <w:spacing w:line="312" w:lineRule="auto"/>
        <w:ind w:left="720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- Filtro;</w:t>
      </w:r>
    </w:p>
    <w:p w14:paraId="662CA988" w14:textId="77777777" w:rsidR="00D61E65" w:rsidRPr="00D61E65" w:rsidRDefault="00D61E65" w:rsidP="00AA4C2E">
      <w:pPr>
        <w:spacing w:line="312" w:lineRule="auto"/>
        <w:ind w:left="720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- Detector;</w:t>
      </w:r>
    </w:p>
    <w:p w14:paraId="5A70B8BF" w14:textId="77777777" w:rsidR="00D61E65" w:rsidRPr="00D61E65" w:rsidRDefault="00D61E65" w:rsidP="00AA4C2E">
      <w:pPr>
        <w:spacing w:line="312" w:lineRule="auto"/>
        <w:ind w:left="720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- Eletrônicos (para o processamento do sinal do detector);</w:t>
      </w:r>
    </w:p>
    <w:p w14:paraId="316C5845" w14:textId="5BECBDB9" w:rsidR="00D61E65" w:rsidRPr="00D61E65" w:rsidRDefault="00D61E65" w:rsidP="00AA4C2E">
      <w:pPr>
        <w:spacing w:line="312" w:lineRule="auto"/>
        <w:ind w:left="720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- V</w:t>
      </w:r>
      <w:r>
        <w:rPr>
          <w:rFonts w:ascii="Arial" w:hAnsi="Arial" w:cs="Arial"/>
        </w:rPr>
        <w:t>isor</w:t>
      </w:r>
      <w:r w:rsidRPr="00D61E65">
        <w:rPr>
          <w:rFonts w:ascii="Arial" w:hAnsi="Arial" w:cs="Arial"/>
        </w:rPr>
        <w:t>.</w:t>
      </w:r>
    </w:p>
    <w:p w14:paraId="24832396" w14:textId="1D5584AE" w:rsidR="00D61E65" w:rsidRPr="00D61E65" w:rsidRDefault="00D61E65" w:rsidP="00AA4C2E">
      <w:pPr>
        <w:spacing w:line="312" w:lineRule="auto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As emissões de compostos orgânicos podem ser visualizadas nas câmeras IR, caso três condições sejam atendidas:</w:t>
      </w:r>
    </w:p>
    <w:p w14:paraId="55F90722" w14:textId="77777777" w:rsidR="00D61E65" w:rsidRPr="00D61E65" w:rsidRDefault="00D61E65" w:rsidP="00AA4C2E">
      <w:pPr>
        <w:spacing w:line="312" w:lineRule="auto"/>
        <w:ind w:left="720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- O composto orgânico só é detectado se o seu espectro de absorção no infravermelho se sobrepõe à banda de absorção adequada para o filtro da câmera (banda estreita);</w:t>
      </w:r>
    </w:p>
    <w:p w14:paraId="4D9394CB" w14:textId="7C454AAE" w:rsidR="00D61E65" w:rsidRPr="00D61E65" w:rsidRDefault="00D61E65" w:rsidP="00AA4C2E">
      <w:pPr>
        <w:spacing w:line="312" w:lineRule="auto"/>
        <w:ind w:left="720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- Deve existir uma diferença de temperatura entre a radiação de fundo emitida e o total de radiação emitida pelos compostos</w:t>
      </w:r>
      <w:r w:rsidR="000D6DB0">
        <w:rPr>
          <w:rFonts w:ascii="Arial" w:hAnsi="Arial" w:cs="Arial"/>
        </w:rPr>
        <w:t xml:space="preserve"> orgânicos</w:t>
      </w:r>
      <w:r w:rsidRPr="00D61E65">
        <w:rPr>
          <w:rFonts w:ascii="Arial" w:hAnsi="Arial" w:cs="Arial"/>
        </w:rPr>
        <w:t>;</w:t>
      </w:r>
    </w:p>
    <w:p w14:paraId="6DF6FA46" w14:textId="3383A8F2" w:rsidR="00D61E65" w:rsidRDefault="00D61E65" w:rsidP="00AA4C2E">
      <w:pPr>
        <w:spacing w:line="312" w:lineRule="auto"/>
        <w:ind w:left="720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 xml:space="preserve">- A </w:t>
      </w:r>
      <w:r w:rsidR="000D6DB0">
        <w:rPr>
          <w:rFonts w:ascii="Arial" w:hAnsi="Arial" w:cs="Arial"/>
        </w:rPr>
        <w:t>pluma</w:t>
      </w:r>
      <w:r w:rsidRPr="00D61E65">
        <w:rPr>
          <w:rFonts w:ascii="Arial" w:hAnsi="Arial" w:cs="Arial"/>
        </w:rPr>
        <w:t xml:space="preserve"> deve estar em movimento.</w:t>
      </w:r>
    </w:p>
    <w:p w14:paraId="05C3DF22" w14:textId="74CFD043" w:rsidR="00D61E65" w:rsidRPr="00793A72" w:rsidRDefault="00D61E65" w:rsidP="00AA4C2E">
      <w:pPr>
        <w:spacing w:line="312" w:lineRule="auto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Na tela da câmera IR, a pluma de poluentes do vazamento é vista como uma imagem, que deve ser registrada como vídeo ou como foto.</w:t>
      </w:r>
    </w:p>
    <w:p w14:paraId="7333CE1A" w14:textId="1003F2D7" w:rsidR="0061535D" w:rsidRPr="00793A72" w:rsidRDefault="0061535D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 xml:space="preserve">Em geral, uma câmera de IR tem várias formas de </w:t>
      </w:r>
      <w:r w:rsidR="00D61E65">
        <w:rPr>
          <w:rFonts w:ascii="Arial" w:hAnsi="Arial" w:cs="Arial"/>
        </w:rPr>
        <w:t>apresentar</w:t>
      </w:r>
      <w:r w:rsidR="00D61E65" w:rsidRPr="00793A72">
        <w:rPr>
          <w:rFonts w:ascii="Arial" w:hAnsi="Arial" w:cs="Arial"/>
        </w:rPr>
        <w:t xml:space="preserve"> </w:t>
      </w:r>
      <w:r w:rsidRPr="00793A72">
        <w:rPr>
          <w:rFonts w:ascii="Arial" w:hAnsi="Arial" w:cs="Arial"/>
        </w:rPr>
        <w:t>uma imagem</w:t>
      </w:r>
      <w:r w:rsidR="000D6DB0">
        <w:rPr>
          <w:rFonts w:ascii="Arial" w:hAnsi="Arial" w:cs="Arial"/>
        </w:rPr>
        <w:t xml:space="preserve">, os modelos de câmera mais recentes </w:t>
      </w:r>
      <w:r w:rsidRPr="00793A72">
        <w:rPr>
          <w:rFonts w:ascii="Arial" w:hAnsi="Arial" w:cs="Arial"/>
        </w:rPr>
        <w:t xml:space="preserve">possuem o modo de alta sensibilidade que permite que pequenas quantidades de </w:t>
      </w:r>
      <w:r w:rsidR="00C37DA5" w:rsidRPr="00793A72">
        <w:rPr>
          <w:rFonts w:ascii="Arial" w:hAnsi="Arial" w:cs="Arial"/>
        </w:rPr>
        <w:t>compostos orgânicos</w:t>
      </w:r>
      <w:r w:rsidRPr="00793A72">
        <w:rPr>
          <w:rFonts w:ascii="Arial" w:hAnsi="Arial" w:cs="Arial"/>
        </w:rPr>
        <w:t xml:space="preserve"> fiquem visíveis</w:t>
      </w:r>
      <w:r w:rsidR="000D6DB0">
        <w:rPr>
          <w:rFonts w:ascii="Arial" w:hAnsi="Arial" w:cs="Arial"/>
        </w:rPr>
        <w:t xml:space="preserve"> durante o uso da câmera</w:t>
      </w:r>
      <w:r w:rsidRPr="00793A72">
        <w:rPr>
          <w:rFonts w:ascii="Arial" w:hAnsi="Arial" w:cs="Arial"/>
        </w:rPr>
        <w:t>. No</w:t>
      </w:r>
      <w:r w:rsidR="00D61E65" w:rsidRPr="00793A72">
        <w:rPr>
          <w:rFonts w:ascii="Arial" w:hAnsi="Arial" w:cs="Arial"/>
        </w:rPr>
        <w:t xml:space="preserve"> </w:t>
      </w:r>
      <w:r w:rsidRPr="00793A72">
        <w:rPr>
          <w:rFonts w:ascii="Arial" w:hAnsi="Arial" w:cs="Arial"/>
        </w:rPr>
        <w:t>modo de alta sensibilidade (HSM-</w:t>
      </w:r>
      <w:r w:rsidRPr="00793A72">
        <w:rPr>
          <w:rFonts w:ascii="Arial" w:hAnsi="Arial" w:cs="Arial"/>
          <w:i/>
        </w:rPr>
        <w:t xml:space="preserve">High </w:t>
      </w:r>
      <w:proofErr w:type="spellStart"/>
      <w:r w:rsidRPr="00793A72">
        <w:rPr>
          <w:rFonts w:ascii="Arial" w:hAnsi="Arial" w:cs="Arial"/>
          <w:i/>
        </w:rPr>
        <w:t>Sensivity</w:t>
      </w:r>
      <w:proofErr w:type="spellEnd"/>
      <w:r w:rsidRPr="00793A72">
        <w:rPr>
          <w:rFonts w:ascii="Arial" w:hAnsi="Arial" w:cs="Arial"/>
          <w:i/>
        </w:rPr>
        <w:t xml:space="preserve"> </w:t>
      </w:r>
      <w:proofErr w:type="spellStart"/>
      <w:r w:rsidRPr="00793A72">
        <w:rPr>
          <w:rFonts w:ascii="Arial" w:hAnsi="Arial" w:cs="Arial"/>
          <w:i/>
        </w:rPr>
        <w:t>Mode</w:t>
      </w:r>
      <w:proofErr w:type="spellEnd"/>
      <w:r w:rsidRPr="00793A72">
        <w:rPr>
          <w:rFonts w:ascii="Arial" w:hAnsi="Arial" w:cs="Arial"/>
        </w:rPr>
        <w:t xml:space="preserve">) as imagens consecutivas são subtraídas entre si de forma a acentuar o movimento de </w:t>
      </w:r>
      <w:r w:rsidR="000D6DB0" w:rsidRPr="00793A72">
        <w:rPr>
          <w:rFonts w:ascii="Arial" w:hAnsi="Arial" w:cs="Arial"/>
        </w:rPr>
        <w:t>emissões</w:t>
      </w:r>
      <w:r w:rsidR="000D6DB0">
        <w:rPr>
          <w:rFonts w:ascii="Arial" w:hAnsi="Arial" w:cs="Arial"/>
        </w:rPr>
        <w:t xml:space="preserve"> (FLIR, 2017).</w:t>
      </w:r>
    </w:p>
    <w:p w14:paraId="09A01914" w14:textId="6415BB9D" w:rsidR="005D5F64" w:rsidRPr="00793A72" w:rsidRDefault="005D5F64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 xml:space="preserve">Durante a operação de detecção de vazamentos a câmera IR deve ser </w:t>
      </w:r>
      <w:r w:rsidR="00715DA9" w:rsidRPr="00793A72">
        <w:rPr>
          <w:rFonts w:ascii="Arial" w:hAnsi="Arial" w:cs="Arial"/>
        </w:rPr>
        <w:t>posicionada em diversos ângulos, e utilizada</w:t>
      </w:r>
      <w:r w:rsidRPr="00793A72">
        <w:rPr>
          <w:rFonts w:ascii="Arial" w:hAnsi="Arial" w:cs="Arial"/>
        </w:rPr>
        <w:t xml:space="preserve"> </w:t>
      </w:r>
      <w:r w:rsidR="00715DA9" w:rsidRPr="00793A72">
        <w:rPr>
          <w:rFonts w:ascii="Arial" w:hAnsi="Arial" w:cs="Arial"/>
        </w:rPr>
        <w:t>n</w:t>
      </w:r>
      <w:r w:rsidRPr="00793A72">
        <w:rPr>
          <w:rFonts w:ascii="Arial" w:hAnsi="Arial" w:cs="Arial"/>
        </w:rPr>
        <w:t>os variados modos de operação</w:t>
      </w:r>
      <w:r w:rsidR="00FC5003" w:rsidRPr="00793A72">
        <w:rPr>
          <w:rFonts w:ascii="Arial" w:hAnsi="Arial" w:cs="Arial"/>
        </w:rPr>
        <w:t>.</w:t>
      </w:r>
    </w:p>
    <w:p w14:paraId="2D6BAA72" w14:textId="665AE1AD" w:rsidR="00005308" w:rsidRPr="00793A72" w:rsidRDefault="00005308" w:rsidP="00AA4C2E">
      <w:pPr>
        <w:spacing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>A</w:t>
      </w:r>
      <w:r w:rsidR="00661E5A" w:rsidRPr="00793A72">
        <w:rPr>
          <w:rFonts w:ascii="Arial" w:hAnsi="Arial" w:cs="Arial"/>
        </w:rPr>
        <w:t>s</w:t>
      </w:r>
      <w:r w:rsidRPr="00793A72">
        <w:rPr>
          <w:rFonts w:ascii="Arial" w:hAnsi="Arial" w:cs="Arial"/>
        </w:rPr>
        <w:t xml:space="preserve"> figura</w:t>
      </w:r>
      <w:r w:rsidR="00661E5A" w:rsidRPr="00793A72">
        <w:rPr>
          <w:rFonts w:ascii="Arial" w:hAnsi="Arial" w:cs="Arial"/>
        </w:rPr>
        <w:t>s</w:t>
      </w:r>
      <w:r w:rsidRPr="00793A72">
        <w:rPr>
          <w:rFonts w:ascii="Arial" w:hAnsi="Arial" w:cs="Arial"/>
        </w:rPr>
        <w:t xml:space="preserve"> 1 </w:t>
      </w:r>
      <w:r w:rsidR="00661E5A" w:rsidRPr="00793A72">
        <w:rPr>
          <w:rFonts w:ascii="Arial" w:hAnsi="Arial" w:cs="Arial"/>
        </w:rPr>
        <w:t xml:space="preserve">(a), (b) e (c) </w:t>
      </w:r>
      <w:r w:rsidRPr="00793A72">
        <w:rPr>
          <w:rFonts w:ascii="Arial" w:hAnsi="Arial" w:cs="Arial"/>
        </w:rPr>
        <w:t>mostra</w:t>
      </w:r>
      <w:r w:rsidR="00630DCF" w:rsidRPr="00793A72">
        <w:rPr>
          <w:rFonts w:ascii="Arial" w:hAnsi="Arial" w:cs="Arial"/>
        </w:rPr>
        <w:t>m</w:t>
      </w:r>
      <w:r w:rsidRPr="00793A72">
        <w:rPr>
          <w:rFonts w:ascii="Arial" w:hAnsi="Arial" w:cs="Arial"/>
        </w:rPr>
        <w:t xml:space="preserve"> </w:t>
      </w:r>
      <w:r w:rsidR="00630DCF" w:rsidRPr="00793A72">
        <w:rPr>
          <w:rFonts w:ascii="Arial" w:hAnsi="Arial" w:cs="Arial"/>
        </w:rPr>
        <w:t>imagens d</w:t>
      </w:r>
      <w:r w:rsidR="00321371">
        <w:rPr>
          <w:rFonts w:ascii="Arial" w:hAnsi="Arial" w:cs="Arial"/>
        </w:rPr>
        <w:t>e</w:t>
      </w:r>
      <w:r w:rsidR="00630DCF" w:rsidRPr="00793A72">
        <w:rPr>
          <w:rFonts w:ascii="Arial" w:hAnsi="Arial" w:cs="Arial"/>
        </w:rPr>
        <w:t xml:space="preserve"> componente de linha (válvula)</w:t>
      </w:r>
      <w:r w:rsidR="00321371">
        <w:rPr>
          <w:rFonts w:ascii="Arial" w:hAnsi="Arial" w:cs="Arial"/>
        </w:rPr>
        <w:t xml:space="preserve"> com </w:t>
      </w:r>
      <w:proofErr w:type="gramStart"/>
      <w:r w:rsidR="00321371">
        <w:rPr>
          <w:rFonts w:ascii="Arial" w:hAnsi="Arial" w:cs="Arial"/>
        </w:rPr>
        <w:t xml:space="preserve">vazamento </w:t>
      </w:r>
      <w:r w:rsidRPr="00793A72">
        <w:rPr>
          <w:rFonts w:ascii="Arial" w:hAnsi="Arial" w:cs="Arial"/>
        </w:rPr>
        <w:t>.</w:t>
      </w:r>
      <w:proofErr w:type="gramEnd"/>
      <w:r w:rsidR="00661E5A" w:rsidRPr="00793A72">
        <w:rPr>
          <w:rFonts w:ascii="Arial" w:hAnsi="Arial" w:cs="Arial"/>
          <w:noProof/>
        </w:rPr>
        <w:t xml:space="preserve"> 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4028"/>
        <w:gridCol w:w="3544"/>
        <w:gridCol w:w="3643"/>
      </w:tblGrid>
      <w:tr w:rsidR="00A65E72" w:rsidRPr="00793A72" w14:paraId="49FF24C3" w14:textId="77777777" w:rsidTr="0061535D">
        <w:trPr>
          <w:trHeight w:val="3571"/>
        </w:trPr>
        <w:tc>
          <w:tcPr>
            <w:tcW w:w="1796" w:type="pct"/>
            <w:vAlign w:val="center"/>
          </w:tcPr>
          <w:p w14:paraId="35241CA9" w14:textId="33F510C9" w:rsidR="000066E6" w:rsidRPr="00C37DA5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37DA5">
              <w:rPr>
                <w:rFonts w:ascii="Arial" w:hAnsi="Arial" w:cs="Arial"/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765FB78A" wp14:editId="34DD4442">
                      <wp:simplePos x="0" y="0"/>
                      <wp:positionH relativeFrom="column">
                        <wp:posOffset>390525</wp:posOffset>
                      </wp:positionH>
                      <wp:positionV relativeFrom="paragraph">
                        <wp:posOffset>138430</wp:posOffset>
                      </wp:positionV>
                      <wp:extent cx="1685925" cy="1724025"/>
                      <wp:effectExtent l="0" t="0" r="9525" b="9525"/>
                      <wp:wrapNone/>
                      <wp:docPr id="2" name="Grupo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5925" cy="1724025"/>
                                <a:chOff x="0" y="0"/>
                                <a:chExt cx="1685925" cy="17240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Imagem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2040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85925" cy="1724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9" name="Conector de seta reta 9"/>
                              <wps:cNvCnPr/>
                              <wps:spPr>
                                <a:xfrm flipH="1">
                                  <a:off x="762000" y="228600"/>
                                  <a:ext cx="370840" cy="33337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upo 2" o:spid="_x0000_s1026" style="position:absolute;margin-left:30.75pt;margin-top:10.9pt;width:132.75pt;height:135.75pt;z-index:251661312;mso-width-relative:margin;mso-height-relative:margin" coordsize="16859,17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1" o:spid="_x0000_s1027" type="#_x0000_t75" style="position:absolute;width:16859;height:17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HFvHCAAAA2gAAAA8AAABkcnMvZG93bnJldi54bWxET01rwkAQvQv9D8sUetNNLUqbuglWCFHo&#10;RdOLtzE7TdJmZ0N21eiv7wpCT8Pjfc4iHUwrTtS7xrKC50kEgri0uuFKwVeRjV9BOI+ssbVMCi7k&#10;IE0eRguMtT3zlk47X4kQwi5GBbX3XSylK2sy6Ca2Iw7ct+0N+gD7SuoezyHctHIaRXNpsOHQUGNH&#10;q5rK393RKMgxK36yWZcfNp+Xl7crb/Llx16pp8dh+Q7C0+D/xXf3Wof5cHvldmXy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BxbxwgAAANoAAAAPAAAAAAAAAAAAAAAAAJ8C&#10;AABkcnMvZG93bnJldi54bWxQSwUGAAAAAAQABAD3AAAAjgMAAAAA&#10;">
                        <v:imagedata r:id="rId13" o:title="" cropright="13369f"/>
                        <v:path arrowok="t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Conector de seta reta 9" o:spid="_x0000_s1028" type="#_x0000_t32" style="position:absolute;left:7620;top:2286;width:3708;height:333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5G1sIAAADaAAAADwAAAGRycy9kb3ducmV2LnhtbESPQYvCMBSE7wv+h/AEL4um7kG0GkXE&#10;FW911YPeHs2zLTYvpYlt/fdGEPY4zMw3zGLVmVI0VLvCsoLxKAJBnFpdcKbgfPodTkE4j6yxtEwK&#10;nuRgtex9LTDWtuU/ao4+EwHCLkYFufdVLKVLczLoRrYiDt7N1gZ9kHUmdY1tgJtS/kTRRBosOCzk&#10;WNEmp/R+fBgFzS552PH1+9IeaHtrd9Pk6reJUoN+t56D8NT5//CnvdcKZvC+Em6A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5G1sIAAADaAAAADwAAAAAAAAAAAAAA&#10;AAChAgAAZHJzL2Rvd25yZXYueG1sUEsFBgAAAAAEAAQA+QAAAJADAAAAAA==&#10;" strokecolor="red">
                        <v:stroke endarrow="open"/>
                      </v:shape>
                    </v:group>
                  </w:pict>
                </mc:Fallback>
              </mc:AlternateContent>
            </w:r>
            <w:r w:rsidR="000066E6" w:rsidRPr="00793A72">
              <w:rPr>
                <w:rFonts w:ascii="Arial" w:hAnsi="Arial" w:cs="Arial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52B093E" wp14:editId="0D97E4E4">
                      <wp:simplePos x="0" y="0"/>
                      <wp:positionH relativeFrom="column">
                        <wp:posOffset>-955040</wp:posOffset>
                      </wp:positionH>
                      <wp:positionV relativeFrom="paragraph">
                        <wp:posOffset>142875</wp:posOffset>
                      </wp:positionV>
                      <wp:extent cx="266700" cy="428625"/>
                      <wp:effectExtent l="38100" t="0" r="19050" b="47625"/>
                      <wp:wrapNone/>
                      <wp:docPr id="7" name="Conector de seta ret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6700" cy="4286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7" o:spid="_x0000_s1026" type="#_x0000_t32" style="position:absolute;margin-left:-75.2pt;margin-top:11.25pt;width:21pt;height:33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" strokecolor="red">
                      <v:stroke endarrow="open"/>
                    </v:shape>
                  </w:pict>
                </mc:Fallback>
              </mc:AlternateContent>
            </w:r>
            <w:r w:rsidR="00661E5A" w:rsidRPr="00C37DA5">
              <w:rPr>
                <w:rFonts w:ascii="Arial" w:hAnsi="Arial" w:cs="Arial"/>
                <w:sz w:val="22"/>
                <w:szCs w:val="22"/>
              </w:rPr>
              <w:t xml:space="preserve">                   </w:t>
            </w:r>
          </w:p>
          <w:p w14:paraId="4BF05850" w14:textId="77777777" w:rsidR="000066E6" w:rsidRPr="00793A72" w:rsidRDefault="000066E6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5E78DF16" w14:textId="77777777" w:rsidR="000066E6" w:rsidRPr="00793A72" w:rsidRDefault="000066E6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5E1329A7" w14:textId="77777777" w:rsidR="000066E6" w:rsidRPr="00793A72" w:rsidRDefault="000066E6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2031E3A1" w14:textId="77777777" w:rsidR="000066E6" w:rsidRPr="00793A72" w:rsidRDefault="000066E6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34F669E9" w14:textId="77777777" w:rsidR="000066E6" w:rsidRPr="00793A72" w:rsidRDefault="000066E6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6C49E1FD" w14:textId="77777777" w:rsidR="000066E6" w:rsidRPr="00793A72" w:rsidRDefault="000066E6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696F98A6" w14:textId="77777777" w:rsidR="000066E6" w:rsidRPr="00793A72" w:rsidRDefault="000066E6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79400E50" w14:textId="77777777" w:rsidR="000066E6" w:rsidRPr="00793A72" w:rsidRDefault="000066E6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3DE37627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93A72">
              <w:rPr>
                <w:rFonts w:ascii="Arial" w:hAnsi="Arial" w:cs="Arial"/>
                <w:sz w:val="22"/>
                <w:szCs w:val="22"/>
              </w:rPr>
              <w:t xml:space="preserve">                           </w:t>
            </w:r>
          </w:p>
          <w:p w14:paraId="2972167D" w14:textId="47FF02A1" w:rsidR="000066E6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93A72">
              <w:rPr>
                <w:rFonts w:ascii="Arial" w:hAnsi="Arial" w:cs="Arial"/>
                <w:sz w:val="22"/>
                <w:szCs w:val="22"/>
              </w:rPr>
              <w:t xml:space="preserve">                              </w:t>
            </w:r>
            <w:r w:rsidR="000066E6" w:rsidRPr="00793A72">
              <w:rPr>
                <w:rFonts w:ascii="Arial" w:hAnsi="Arial" w:cs="Arial"/>
                <w:sz w:val="22"/>
                <w:szCs w:val="22"/>
              </w:rPr>
              <w:t>(a)</w:t>
            </w:r>
          </w:p>
          <w:p w14:paraId="1676A38B" w14:textId="7F3607BE" w:rsidR="00A65E72" w:rsidRPr="00793A72" w:rsidRDefault="000066E6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93A72">
              <w:rPr>
                <w:rFonts w:ascii="Arial" w:hAnsi="Arial" w:cs="Arial"/>
                <w:sz w:val="22"/>
                <w:szCs w:val="22"/>
              </w:rPr>
              <w:t xml:space="preserve">                                         </w:t>
            </w:r>
          </w:p>
        </w:tc>
        <w:tc>
          <w:tcPr>
            <w:tcW w:w="1580" w:type="pct"/>
          </w:tcPr>
          <w:p w14:paraId="7AA49F52" w14:textId="15214599" w:rsidR="00715DA9" w:rsidRPr="00C37DA5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37DA5">
              <w:rPr>
                <w:rFonts w:ascii="Arial" w:hAnsi="Arial" w:cs="Arial"/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2EB88B32" wp14:editId="7C99FF05">
                      <wp:simplePos x="0" y="0"/>
                      <wp:positionH relativeFrom="column">
                        <wp:posOffset>201930</wp:posOffset>
                      </wp:positionH>
                      <wp:positionV relativeFrom="paragraph">
                        <wp:posOffset>114300</wp:posOffset>
                      </wp:positionV>
                      <wp:extent cx="1838325" cy="1743075"/>
                      <wp:effectExtent l="0" t="0" r="9525" b="9525"/>
                      <wp:wrapNone/>
                      <wp:docPr id="11" name="Grupo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38325" cy="1743075"/>
                                <a:chOff x="0" y="0"/>
                                <a:chExt cx="1838325" cy="17430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" name="Imagem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9050"/>
                                  <a:ext cx="1838325" cy="1724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s:wsp>
                              <wps:cNvPr id="12" name="Conector de seta reta 12"/>
                              <wps:cNvCnPr/>
                              <wps:spPr>
                                <a:xfrm flipH="1">
                                  <a:off x="1085850" y="0"/>
                                  <a:ext cx="352425" cy="304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11" o:spid="_x0000_s1026" style="position:absolute;margin-left:15.9pt;margin-top:9pt;width:144.75pt;height:137.25pt;z-index:251663360" coordsize="18383,17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">
                      <v:shape id="Imagem 5" o:spid="_x0000_s1027" type="#_x0000_t75" style="position:absolute;top:190;width:18383;height:17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dXsrEAAAA2gAAAA8AAABkcnMvZG93bnJldi54bWxEj0FrwkAUhO+C/2F5Qm9mU2ltTV1DEYJF&#10;EGyq4PGRfU3SZt+G7DbGf98VBI/DzHzDLNPBNKKnztWWFTxGMQjiwuqaSwWHr2z6CsJ5ZI2NZVJw&#10;IQfpajxaYqLtmT+pz30pAoRdggoq79tESldUZNBFtiUO3rftDPogu1LqDs8Bbho5i+O5NFhzWKiw&#10;pXVFxW/+ZxTstpd9tjn2+yHPF9ufpw2e5Asq9TAZ3t9AeBr8PXxrf2gFz3C9Em6AXP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0dXsrEAAAA2gAAAA8AAAAAAAAAAAAAAAAA&#10;nwIAAGRycy9kb3ducmV2LnhtbFBLBQYAAAAABAAEAPcAAACQAwAAAAA=&#10;">
                        <v:imagedata r:id="rId15" o:title=""/>
                        <v:path arrowok="t"/>
                      </v:shape>
                      <v:shape id="Conector de seta reta 12" o:spid="_x0000_s1028" type="#_x0000_t32" style="position:absolute;left:10858;width:3524;height:30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8NBsAAAADbAAAADwAAAGRycy9kb3ducmV2LnhtbERPy6rCMBDdC/5DGOFuRFNdXKQaRUTl&#10;7np9LHQ3NGNbbCaliW39eyMI7uZwnrNYdaYUDdWusKxgMo5AEKdWF5wpOJ92oxkI55E1lpZJwZMc&#10;rJb93gJjbVs+UHP0mQgh7GJUkHtfxVK6NCeDbmwr4sDdbG3QB1hnUtfYhnBTymkU/UqDBYeGHCva&#10;5JTejw+joNknDzu5Di/tP21v7X6WXP02Uepn0K3nIDx1/iv+uP90mD+F9y/hALl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/DQbAAAAA2wAAAA8AAAAAAAAAAAAAAAAA&#10;oQIAAGRycy9kb3ducmV2LnhtbFBLBQYAAAAABAAEAPkAAACOAwAAAAA=&#10;" strokecolor="red">
                        <v:stroke endarrow="open"/>
                      </v:shape>
                    </v:group>
                  </w:pict>
                </mc:Fallback>
              </mc:AlternateContent>
            </w:r>
          </w:p>
          <w:p w14:paraId="16DF3CE9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0D308759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19C50680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36971393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5CD6B548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33F584EA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6CF8E537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237E5183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4009E309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606CD3F3" w14:textId="3AEF9B30" w:rsidR="00A65E72" w:rsidRPr="00793A72" w:rsidRDefault="00FC5003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93A72">
              <w:rPr>
                <w:rFonts w:ascii="Arial" w:hAnsi="Arial" w:cs="Arial"/>
                <w:sz w:val="22"/>
                <w:szCs w:val="22"/>
              </w:rPr>
              <w:t>(b)</w:t>
            </w:r>
          </w:p>
        </w:tc>
        <w:tc>
          <w:tcPr>
            <w:tcW w:w="1624" w:type="pct"/>
            <w:vAlign w:val="center"/>
          </w:tcPr>
          <w:p w14:paraId="1C72BFF0" w14:textId="1D58198E" w:rsidR="00715DA9" w:rsidRPr="00C37DA5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37DA5">
              <w:rPr>
                <w:rFonts w:ascii="Arial" w:hAnsi="Arial" w:cs="Arial"/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76523D19" wp14:editId="238A8CC0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-159385</wp:posOffset>
                      </wp:positionV>
                      <wp:extent cx="2043430" cy="1819275"/>
                      <wp:effectExtent l="0" t="0" r="0" b="9525"/>
                      <wp:wrapNone/>
                      <wp:docPr id="14" name="Grupo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43430" cy="1819275"/>
                                <a:chOff x="0" y="0"/>
                                <a:chExt cx="1952625" cy="17049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Imagem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2625" cy="170497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s:wsp>
                              <wps:cNvPr id="10" name="Conector de seta reta 10"/>
                              <wps:cNvCnPr/>
                              <wps:spPr>
                                <a:xfrm flipH="1">
                                  <a:off x="1390650" y="323850"/>
                                  <a:ext cx="352425" cy="304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upo 14" o:spid="_x0000_s1026" style="position:absolute;margin-left:10.95pt;margin-top:-12.55pt;width:160.9pt;height:143.25pt;z-index:251670528;mso-width-relative:margin;mso-height-relative:margin" coordsize="19526,17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">
                      <v:shape id="Imagem 6" o:spid="_x0000_s1027" type="#_x0000_t75" style="position:absolute;width:19526;height:17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P8jjDAAAA2gAAAA8AAABkcnMvZG93bnJldi54bWxEj0FrAjEUhO9C/0N4BW+arVKpW6OUgqAH&#10;Ed0ePL5unpulm5clibr66xtB8DjMzDfMbNHZRpzJh9qxgrdhBoK4dLrmSsFPsRx8gAgRWWPjmBRc&#10;KcBi/tKbYa7dhXd03sdKJAiHHBWYGNtcylAashiGriVO3tF5izFJX0nt8ZLgtpGjLJtIizWnBYMt&#10;fRsq//Ynq8Ad39eHze228dtp1Yx/x921yIxS/dfu6xNEpC4+w4/2SiuYwP1KugFy/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o/yOMMAAADaAAAADwAAAAAAAAAAAAAAAACf&#10;AgAAZHJzL2Rvd25yZXYueG1sUEsFBgAAAAAEAAQA9wAAAI8DAAAAAA==&#10;">
                        <v:imagedata r:id="rId17" o:title=""/>
                        <v:path arrowok="t"/>
                      </v:shape>
                      <v:shape id="Conector de seta reta 10" o:spid="_x0000_s1028" type="#_x0000_t32" style="position:absolute;left:13906;top:3238;width:3524;height:30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E26sQAAADbAAAADwAAAGRycy9kb3ducmV2LnhtbESPQWvCQBCF74L/YRnBi9SNPYikrlJE&#10;pbe06kFvQ3ZMQrOzIbsm8d93DkJvM7w3732z3g6uVh21ofJsYDFPQBHn3lZcGLicD28rUCEiW6w9&#10;k4EnBdhuxqM1ptb3/EPdKRZKQjikaKCMsUm1DnlJDsPcN8Si3X3rMMraFtq22Eu4q/V7kiy1w4ql&#10;ocSGdiXlv6eHM9Ads4df3GbX/pv29/64ym5xnxkznQyfH6AiDfHf/Lr+soIv9PKLDK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YTbqxAAAANsAAAAPAAAAAAAAAAAA&#10;AAAAAKECAABkcnMvZG93bnJldi54bWxQSwUGAAAAAAQABAD5AAAAkgMAAAAA&#10;" strokecolor="red">
                        <v:stroke endarrow="open"/>
                      </v:shape>
                    </v:group>
                  </w:pict>
                </mc:Fallback>
              </mc:AlternateContent>
            </w:r>
          </w:p>
          <w:p w14:paraId="793A1993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44F40FDE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62118E0A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56830008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7AA50A0B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287F51B7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376EADED" w14:textId="77777777" w:rsidR="00715DA9" w:rsidRPr="00793A72" w:rsidRDefault="00715DA9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0A60F74A" w14:textId="77777777" w:rsidR="000A56CB" w:rsidRPr="00793A72" w:rsidRDefault="000A56CB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4A0C03EB" w14:textId="3DF28EAB" w:rsidR="00A65E72" w:rsidRPr="00793A72" w:rsidRDefault="00661E5A" w:rsidP="00AA4C2E">
            <w:pPr>
              <w:spacing w:line="312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93A72">
              <w:rPr>
                <w:rFonts w:ascii="Arial" w:hAnsi="Arial" w:cs="Arial"/>
                <w:sz w:val="22"/>
                <w:szCs w:val="22"/>
              </w:rPr>
              <w:t>(c)</w:t>
            </w:r>
          </w:p>
        </w:tc>
      </w:tr>
    </w:tbl>
    <w:p w14:paraId="0D7DF64E" w14:textId="63F487E3" w:rsidR="00630DCF" w:rsidRPr="00793A72" w:rsidRDefault="00005308" w:rsidP="00AA4C2E">
      <w:pPr>
        <w:spacing w:line="312" w:lineRule="auto"/>
        <w:jc w:val="both"/>
        <w:rPr>
          <w:rFonts w:ascii="Arial" w:hAnsi="Arial" w:cs="Arial"/>
        </w:rPr>
      </w:pPr>
      <w:r w:rsidRPr="00C37DA5">
        <w:rPr>
          <w:rFonts w:ascii="Arial" w:hAnsi="Arial" w:cs="Arial"/>
          <w:b/>
        </w:rPr>
        <w:t>Figura 1</w:t>
      </w:r>
      <w:r w:rsidRPr="00C37DA5">
        <w:rPr>
          <w:rFonts w:ascii="Arial" w:hAnsi="Arial" w:cs="Arial"/>
        </w:rPr>
        <w:t xml:space="preserve"> – </w:t>
      </w:r>
      <w:r w:rsidR="00630DCF" w:rsidRPr="00C37DA5">
        <w:rPr>
          <w:rFonts w:ascii="Arial" w:hAnsi="Arial" w:cs="Arial"/>
        </w:rPr>
        <w:t xml:space="preserve">(a) Visualização </w:t>
      </w:r>
      <w:r w:rsidR="00715DA9" w:rsidRPr="00435776">
        <w:rPr>
          <w:rFonts w:ascii="Arial" w:hAnsi="Arial" w:cs="Arial"/>
        </w:rPr>
        <w:t xml:space="preserve">de </w:t>
      </w:r>
      <w:r w:rsidR="00321371">
        <w:rPr>
          <w:rFonts w:ascii="Arial" w:hAnsi="Arial" w:cs="Arial"/>
        </w:rPr>
        <w:t>válvula</w:t>
      </w:r>
      <w:r w:rsidR="00715DA9" w:rsidRPr="00435776">
        <w:rPr>
          <w:rFonts w:ascii="Arial" w:hAnsi="Arial" w:cs="Arial"/>
        </w:rPr>
        <w:t xml:space="preserve"> </w:t>
      </w:r>
      <w:r w:rsidR="00630DCF" w:rsidRPr="00435776">
        <w:rPr>
          <w:rFonts w:ascii="Arial" w:hAnsi="Arial" w:cs="Arial"/>
        </w:rPr>
        <w:t>a olho</w:t>
      </w:r>
      <w:r w:rsidR="00715DA9" w:rsidRPr="00435776">
        <w:rPr>
          <w:rFonts w:ascii="Arial" w:hAnsi="Arial" w:cs="Arial"/>
        </w:rPr>
        <w:t xml:space="preserve"> (</w:t>
      </w:r>
      <w:proofErr w:type="spellStart"/>
      <w:r w:rsidR="00715DA9" w:rsidRPr="00435776">
        <w:rPr>
          <w:rFonts w:ascii="Arial" w:hAnsi="Arial" w:cs="Arial"/>
        </w:rPr>
        <w:t>cap</w:t>
      </w:r>
      <w:proofErr w:type="spellEnd"/>
      <w:r w:rsidR="00715DA9" w:rsidRPr="00435776">
        <w:rPr>
          <w:rFonts w:ascii="Arial" w:hAnsi="Arial" w:cs="Arial"/>
        </w:rPr>
        <w:t xml:space="preserve"> de válvula) </w:t>
      </w:r>
      <w:r w:rsidR="00630DCF" w:rsidRPr="00435776">
        <w:rPr>
          <w:rFonts w:ascii="Arial" w:hAnsi="Arial" w:cs="Arial"/>
        </w:rPr>
        <w:t xml:space="preserve">nu </w:t>
      </w:r>
      <w:r w:rsidR="00715DA9" w:rsidRPr="00435776">
        <w:rPr>
          <w:rFonts w:ascii="Arial" w:hAnsi="Arial" w:cs="Arial"/>
        </w:rPr>
        <w:t>em que o</w:t>
      </w:r>
      <w:r w:rsidR="00F835FC" w:rsidRPr="00435776">
        <w:rPr>
          <w:rFonts w:ascii="Arial" w:hAnsi="Arial" w:cs="Arial"/>
        </w:rPr>
        <w:t xml:space="preserve"> </w:t>
      </w:r>
      <w:r w:rsidR="00630DCF" w:rsidRPr="00435776">
        <w:rPr>
          <w:rFonts w:ascii="Arial" w:hAnsi="Arial" w:cs="Arial"/>
        </w:rPr>
        <w:t>vazamento não pode ser visto;</w:t>
      </w:r>
      <w:r w:rsidR="00F835FC" w:rsidRPr="00793A72">
        <w:rPr>
          <w:rFonts w:ascii="Arial" w:hAnsi="Arial" w:cs="Arial"/>
        </w:rPr>
        <w:t xml:space="preserve"> </w:t>
      </w:r>
      <w:r w:rsidR="00630DCF" w:rsidRPr="00793A72">
        <w:rPr>
          <w:rFonts w:ascii="Arial" w:hAnsi="Arial" w:cs="Arial"/>
        </w:rPr>
        <w:t>(b)</w:t>
      </w:r>
      <w:r w:rsidR="00F835FC" w:rsidRPr="00793A72">
        <w:rPr>
          <w:rFonts w:ascii="Arial" w:hAnsi="Arial" w:cs="Arial"/>
        </w:rPr>
        <w:t xml:space="preserve"> </w:t>
      </w:r>
      <w:r w:rsidR="00715DA9" w:rsidRPr="00793A72">
        <w:rPr>
          <w:rFonts w:ascii="Arial" w:hAnsi="Arial" w:cs="Arial"/>
        </w:rPr>
        <w:t>Visualização de v</w:t>
      </w:r>
      <w:r w:rsidR="00630DCF" w:rsidRPr="00793A72">
        <w:rPr>
          <w:rFonts w:ascii="Arial" w:hAnsi="Arial" w:cs="Arial"/>
        </w:rPr>
        <w:t xml:space="preserve">azamento no </w:t>
      </w:r>
      <w:proofErr w:type="spellStart"/>
      <w:r w:rsidR="00630DCF" w:rsidRPr="00793A72">
        <w:rPr>
          <w:rFonts w:ascii="Arial" w:hAnsi="Arial" w:cs="Arial"/>
        </w:rPr>
        <w:t>cap</w:t>
      </w:r>
      <w:proofErr w:type="spellEnd"/>
      <w:r w:rsidR="00630DCF" w:rsidRPr="00793A72">
        <w:rPr>
          <w:rFonts w:ascii="Arial" w:hAnsi="Arial" w:cs="Arial"/>
        </w:rPr>
        <w:t xml:space="preserve"> da</w:t>
      </w:r>
      <w:r w:rsidRPr="00793A72">
        <w:rPr>
          <w:rFonts w:ascii="Arial" w:hAnsi="Arial" w:cs="Arial"/>
        </w:rPr>
        <w:t xml:space="preserve"> válvula com </w:t>
      </w:r>
      <w:r w:rsidR="00630DCF" w:rsidRPr="00793A72">
        <w:rPr>
          <w:rFonts w:ascii="Arial" w:hAnsi="Arial" w:cs="Arial"/>
        </w:rPr>
        <w:t>câmera IR</w:t>
      </w:r>
      <w:r w:rsidR="00715DA9" w:rsidRPr="00793A72">
        <w:rPr>
          <w:rFonts w:ascii="Arial" w:hAnsi="Arial" w:cs="Arial"/>
        </w:rPr>
        <w:t>,</w:t>
      </w:r>
      <w:r w:rsidR="00630DCF" w:rsidRPr="00793A72">
        <w:rPr>
          <w:rFonts w:ascii="Arial" w:hAnsi="Arial" w:cs="Arial"/>
        </w:rPr>
        <w:t xml:space="preserve"> no modo </w:t>
      </w:r>
      <w:r w:rsidR="0040425A" w:rsidRPr="00793A72">
        <w:rPr>
          <w:rFonts w:ascii="Arial" w:hAnsi="Arial" w:cs="Arial"/>
        </w:rPr>
        <w:t xml:space="preserve">automático; </w:t>
      </w:r>
      <w:r w:rsidR="00630DCF" w:rsidRPr="00793A72">
        <w:rPr>
          <w:rFonts w:ascii="Arial" w:hAnsi="Arial" w:cs="Arial"/>
        </w:rPr>
        <w:t xml:space="preserve">(c) Vazamento no </w:t>
      </w:r>
      <w:r w:rsidR="00FC5003" w:rsidRPr="00793A72">
        <w:rPr>
          <w:rFonts w:ascii="Arial" w:hAnsi="Arial" w:cs="Arial"/>
        </w:rPr>
        <w:t>“</w:t>
      </w:r>
      <w:proofErr w:type="spellStart"/>
      <w:r w:rsidR="00630DCF" w:rsidRPr="00793A72">
        <w:rPr>
          <w:rFonts w:ascii="Arial" w:hAnsi="Arial" w:cs="Arial"/>
        </w:rPr>
        <w:t>cap</w:t>
      </w:r>
      <w:proofErr w:type="spellEnd"/>
      <w:r w:rsidR="00FC5003" w:rsidRPr="00793A72">
        <w:rPr>
          <w:rFonts w:ascii="Arial" w:hAnsi="Arial" w:cs="Arial"/>
        </w:rPr>
        <w:t>”</w:t>
      </w:r>
      <w:r w:rsidR="00630DCF" w:rsidRPr="00793A72">
        <w:rPr>
          <w:rFonts w:ascii="Arial" w:hAnsi="Arial" w:cs="Arial"/>
        </w:rPr>
        <w:t xml:space="preserve"> da válvula visto com câmera </w:t>
      </w:r>
      <w:proofErr w:type="gramStart"/>
      <w:r w:rsidR="00630DCF" w:rsidRPr="00793A72">
        <w:rPr>
          <w:rFonts w:ascii="Arial" w:hAnsi="Arial" w:cs="Arial"/>
        </w:rPr>
        <w:t xml:space="preserve">IR </w:t>
      </w:r>
      <w:r w:rsidR="00715DA9" w:rsidRPr="00793A72">
        <w:rPr>
          <w:rFonts w:ascii="Arial" w:hAnsi="Arial" w:cs="Arial"/>
        </w:rPr>
        <w:t>,</w:t>
      </w:r>
      <w:proofErr w:type="gramEnd"/>
      <w:r w:rsidR="00715DA9" w:rsidRPr="00793A72">
        <w:rPr>
          <w:rFonts w:ascii="Arial" w:hAnsi="Arial" w:cs="Arial"/>
        </w:rPr>
        <w:t xml:space="preserve"> </w:t>
      </w:r>
      <w:r w:rsidR="00FB3759" w:rsidRPr="00793A72">
        <w:rPr>
          <w:rFonts w:ascii="Arial" w:hAnsi="Arial" w:cs="Arial"/>
        </w:rPr>
        <w:t>no modo de</w:t>
      </w:r>
      <w:r w:rsidR="00630DCF" w:rsidRPr="00793A72">
        <w:rPr>
          <w:rFonts w:ascii="Arial" w:hAnsi="Arial" w:cs="Arial"/>
        </w:rPr>
        <w:t xml:space="preserve"> alta sensibilidade</w:t>
      </w:r>
      <w:r w:rsidR="00F835FC" w:rsidRPr="00793A72">
        <w:rPr>
          <w:rFonts w:ascii="Arial" w:hAnsi="Arial" w:cs="Arial"/>
        </w:rPr>
        <w:t>.</w:t>
      </w:r>
    </w:p>
    <w:p w14:paraId="345ECB54" w14:textId="77777777" w:rsidR="008C111A" w:rsidRPr="00793A72" w:rsidRDefault="008C111A" w:rsidP="00AA4C2E">
      <w:pPr>
        <w:spacing w:line="312" w:lineRule="auto"/>
        <w:jc w:val="both"/>
        <w:rPr>
          <w:rFonts w:ascii="Arial" w:hAnsi="Arial" w:cs="Arial"/>
          <w:sz w:val="20"/>
          <w:szCs w:val="20"/>
        </w:rPr>
      </w:pPr>
    </w:p>
    <w:p w14:paraId="1187A671" w14:textId="2D41C28B" w:rsidR="00D61E65" w:rsidRPr="00124D88" w:rsidRDefault="008C111A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 xml:space="preserve">Na tela da câmera, a pluma de </w:t>
      </w:r>
      <w:r w:rsidR="00321371">
        <w:rPr>
          <w:rFonts w:ascii="Arial" w:hAnsi="Arial" w:cs="Arial"/>
        </w:rPr>
        <w:t xml:space="preserve">composto(s) orgânico(s) </w:t>
      </w:r>
      <w:r w:rsidR="005F252A" w:rsidRPr="00793A72">
        <w:rPr>
          <w:rFonts w:ascii="Arial" w:hAnsi="Arial" w:cs="Arial"/>
        </w:rPr>
        <w:t>pode ser visualizada (</w:t>
      </w:r>
      <w:r w:rsidRPr="00793A72">
        <w:rPr>
          <w:rFonts w:ascii="Arial" w:hAnsi="Arial" w:cs="Arial"/>
        </w:rPr>
        <w:t xml:space="preserve">o que não </w:t>
      </w:r>
      <w:r w:rsidR="00321371">
        <w:rPr>
          <w:rFonts w:ascii="Arial" w:hAnsi="Arial" w:cs="Arial"/>
        </w:rPr>
        <w:t>pode ser visto</w:t>
      </w:r>
      <w:r w:rsidR="00321371" w:rsidRPr="00793A72">
        <w:rPr>
          <w:rFonts w:ascii="Arial" w:hAnsi="Arial" w:cs="Arial"/>
        </w:rPr>
        <w:t xml:space="preserve"> </w:t>
      </w:r>
      <w:r w:rsidRPr="00793A72">
        <w:rPr>
          <w:rFonts w:ascii="Arial" w:hAnsi="Arial" w:cs="Arial"/>
        </w:rPr>
        <w:t>a olho nu). Cada vazamento identificado (detectado) pode ser registrado na forma de vídeo e/ou foto para posteriores ações (registro e solicitação de reparo).</w:t>
      </w:r>
    </w:p>
    <w:p w14:paraId="2AF4ED14" w14:textId="007A6FBE" w:rsidR="001C449E" w:rsidRPr="00DC083C" w:rsidRDefault="001C449E" w:rsidP="00AA4C2E">
      <w:pPr>
        <w:pStyle w:val="Ttulo1"/>
        <w:numPr>
          <w:ilvl w:val="0"/>
          <w:numId w:val="13"/>
        </w:numPr>
        <w:spacing w:line="312" w:lineRule="auto"/>
        <w:rPr>
          <w:rFonts w:eastAsia="Arial"/>
        </w:rPr>
      </w:pPr>
      <w:bookmarkStart w:id="10" w:name="_Toc75716630"/>
      <w:r>
        <w:rPr>
          <w:rFonts w:eastAsia="Arial"/>
        </w:rPr>
        <w:lastRenderedPageBreak/>
        <w:t>FUNDAMENTOS TEORICOS</w:t>
      </w:r>
      <w:bookmarkEnd w:id="10"/>
      <w:r>
        <w:rPr>
          <w:rFonts w:eastAsia="Arial"/>
        </w:rPr>
        <w:t xml:space="preserve"> </w:t>
      </w:r>
    </w:p>
    <w:p w14:paraId="5DA5EF14" w14:textId="0CAA77BB" w:rsidR="001C449E" w:rsidRPr="00DC083C" w:rsidRDefault="001C449E" w:rsidP="00DC083C">
      <w:pPr>
        <w:pStyle w:val="Ttulo3"/>
        <w:spacing w:line="312" w:lineRule="auto"/>
        <w:rPr>
          <w:sz w:val="32"/>
          <w:szCs w:val="32"/>
        </w:rPr>
      </w:pPr>
      <w:bookmarkStart w:id="11" w:name="_Toc75716631"/>
      <w:r w:rsidRPr="00051483">
        <w:rPr>
          <w:sz w:val="32"/>
          <w:szCs w:val="32"/>
        </w:rPr>
        <w:t>3.</w:t>
      </w:r>
      <w:r>
        <w:rPr>
          <w:sz w:val="32"/>
          <w:szCs w:val="32"/>
        </w:rPr>
        <w:t>1</w:t>
      </w:r>
      <w:r w:rsidRPr="002C5CB8">
        <w:rPr>
          <w:sz w:val="32"/>
          <w:szCs w:val="32"/>
        </w:rPr>
        <w:t xml:space="preserve">. </w:t>
      </w:r>
      <w:r>
        <w:rPr>
          <w:sz w:val="32"/>
          <w:szCs w:val="32"/>
        </w:rPr>
        <w:t>Inteligência artificial, aprendizagem de máquina e aprendizagem profunda.</w:t>
      </w:r>
      <w:bookmarkEnd w:id="11"/>
    </w:p>
    <w:p w14:paraId="2ABA22B2" w14:textId="6D39795A" w:rsidR="001C449E" w:rsidRDefault="008C6588" w:rsidP="00AA4C2E">
      <w:pPr>
        <w:spacing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Segundo </w:t>
      </w:r>
      <w:r w:rsidRPr="00D62B1F">
        <w:rPr>
          <w:rFonts w:ascii="Arial" w:hAnsi="Arial" w:cs="Arial"/>
        </w:rPr>
        <w:t xml:space="preserve">Jia </w:t>
      </w:r>
      <w:proofErr w:type="gramStart"/>
      <w:r w:rsidRPr="00D62B1F">
        <w:rPr>
          <w:rFonts w:ascii="Arial" w:hAnsi="Arial" w:cs="Arial"/>
          <w:i/>
        </w:rPr>
        <w:t>et</w:t>
      </w:r>
      <w:proofErr w:type="gramEnd"/>
      <w:r w:rsidRPr="00D62B1F">
        <w:rPr>
          <w:rFonts w:ascii="Arial" w:hAnsi="Arial" w:cs="Arial"/>
          <w:i/>
        </w:rPr>
        <w:t xml:space="preserve"> a</w:t>
      </w:r>
      <w:r w:rsidRPr="00D62B1F">
        <w:rPr>
          <w:rFonts w:ascii="Arial" w:hAnsi="Arial" w:cs="Arial"/>
        </w:rPr>
        <w:t xml:space="preserve">l, 2021, </w:t>
      </w:r>
      <w:proofErr w:type="spellStart"/>
      <w:r>
        <w:rPr>
          <w:rFonts w:ascii="Arial" w:hAnsi="Arial" w:cs="Arial"/>
        </w:rPr>
        <w:t>Gulli</w:t>
      </w:r>
      <w:proofErr w:type="spellEnd"/>
      <w:r>
        <w:rPr>
          <w:rFonts w:ascii="Arial" w:hAnsi="Arial" w:cs="Arial"/>
        </w:rPr>
        <w:t xml:space="preserve"> </w:t>
      </w:r>
      <w:r w:rsidRPr="00302463">
        <w:rPr>
          <w:rFonts w:ascii="Arial" w:hAnsi="Arial" w:cs="Arial"/>
          <w:i/>
        </w:rPr>
        <w:t>et al</w:t>
      </w:r>
      <w:r w:rsidRPr="000F47F6">
        <w:rPr>
          <w:rFonts w:ascii="Arial" w:hAnsi="Arial" w:cs="Arial"/>
        </w:rPr>
        <w:t>, 2017</w:t>
      </w:r>
      <w:r>
        <w:rPr>
          <w:rFonts w:ascii="Arial" w:hAnsi="Arial" w:cs="Arial"/>
        </w:rPr>
        <w:t xml:space="preserve">,  </w:t>
      </w:r>
      <w:proofErr w:type="spellStart"/>
      <w:r>
        <w:rPr>
          <w:rFonts w:ascii="Arial" w:hAnsi="Arial" w:cs="Arial"/>
        </w:rPr>
        <w:t>Chollett</w:t>
      </w:r>
      <w:proofErr w:type="spellEnd"/>
      <w:r>
        <w:rPr>
          <w:rFonts w:ascii="Arial" w:hAnsi="Arial" w:cs="Arial"/>
        </w:rPr>
        <w:t xml:space="preserve">, 2018 e </w:t>
      </w:r>
      <w:proofErr w:type="spellStart"/>
      <w:r>
        <w:rPr>
          <w:rFonts w:ascii="Arial" w:hAnsi="Arial" w:cs="Arial"/>
        </w:rPr>
        <w:t>Dong</w:t>
      </w:r>
      <w:proofErr w:type="spellEnd"/>
      <w:r>
        <w:rPr>
          <w:rFonts w:ascii="Arial" w:hAnsi="Arial" w:cs="Arial"/>
        </w:rPr>
        <w:t xml:space="preserve"> </w:t>
      </w:r>
      <w:r w:rsidRPr="00CC1B49">
        <w:rPr>
          <w:rFonts w:ascii="Arial" w:hAnsi="Arial" w:cs="Arial"/>
          <w:i/>
        </w:rPr>
        <w:t xml:space="preserve">et al </w:t>
      </w:r>
      <w:r>
        <w:rPr>
          <w:rFonts w:ascii="Arial" w:hAnsi="Arial" w:cs="Arial"/>
        </w:rPr>
        <w:t>, 2021</w:t>
      </w:r>
      <w:r w:rsidR="00D260A2">
        <w:rPr>
          <w:rFonts w:ascii="Arial" w:hAnsi="Arial" w:cs="Arial"/>
        </w:rPr>
        <w:t xml:space="preserve"> a</w:t>
      </w:r>
      <w:r w:rsidR="001C449E">
        <w:rPr>
          <w:rFonts w:ascii="Arial" w:hAnsi="Arial" w:cs="Arial"/>
        </w:rPr>
        <w:t xml:space="preserve"> Inteligência Artificial (IA) </w:t>
      </w:r>
      <w:r w:rsidR="001C449E" w:rsidRPr="005C57AE">
        <w:rPr>
          <w:rFonts w:ascii="Arial" w:hAnsi="Arial" w:cs="Arial"/>
        </w:rPr>
        <w:t>é um</w:t>
      </w:r>
      <w:r w:rsidR="001C449E" w:rsidRPr="009F416E">
        <w:rPr>
          <w:rFonts w:ascii="Arial" w:hAnsi="Arial" w:cs="Arial"/>
        </w:rPr>
        <w:t xml:space="preserve"> campo de pesquisa</w:t>
      </w:r>
      <w:r w:rsidR="001C449E">
        <w:rPr>
          <w:rFonts w:ascii="Arial" w:hAnsi="Arial" w:cs="Arial"/>
        </w:rPr>
        <w:t xml:space="preserve"> amplo</w:t>
      </w:r>
      <w:r>
        <w:rPr>
          <w:rFonts w:ascii="Arial" w:hAnsi="Arial" w:cs="Arial"/>
        </w:rPr>
        <w:t>,</w:t>
      </w:r>
      <w:r w:rsidR="001C449E">
        <w:rPr>
          <w:rFonts w:ascii="Arial" w:hAnsi="Arial" w:cs="Arial"/>
        </w:rPr>
        <w:t xml:space="preserve"> em que máquinas apresentam </w:t>
      </w:r>
      <w:r w:rsidR="001C449E" w:rsidRPr="000D4AE1">
        <w:rPr>
          <w:rFonts w:ascii="Arial" w:hAnsi="Arial" w:cs="Arial"/>
        </w:rPr>
        <w:t>recursos como</w:t>
      </w:r>
      <w:r w:rsidR="001C449E">
        <w:rPr>
          <w:rFonts w:ascii="Arial" w:hAnsi="Arial" w:cs="Arial"/>
        </w:rPr>
        <w:t xml:space="preserve">: </w:t>
      </w:r>
      <w:r w:rsidR="001C449E" w:rsidRPr="005C57AE">
        <w:rPr>
          <w:rFonts w:ascii="Arial" w:hAnsi="Arial" w:cs="Arial"/>
        </w:rPr>
        <w:t xml:space="preserve">aprendizagem, interação </w:t>
      </w:r>
      <w:r w:rsidRPr="005C57AE">
        <w:rPr>
          <w:rFonts w:ascii="Arial" w:hAnsi="Arial" w:cs="Arial"/>
        </w:rPr>
        <w:t>pro</w:t>
      </w:r>
      <w:r>
        <w:rPr>
          <w:rFonts w:ascii="Arial" w:hAnsi="Arial" w:cs="Arial"/>
        </w:rPr>
        <w:t>ativa</w:t>
      </w:r>
      <w:r w:rsidR="001C449E" w:rsidRPr="009F416E">
        <w:rPr>
          <w:rFonts w:ascii="Arial" w:hAnsi="Arial" w:cs="Arial"/>
        </w:rPr>
        <w:t xml:space="preserve"> com o ambiente, inferência</w:t>
      </w:r>
      <w:r w:rsidR="001C449E">
        <w:rPr>
          <w:rFonts w:ascii="Arial" w:hAnsi="Arial" w:cs="Arial"/>
        </w:rPr>
        <w:t xml:space="preserve">, </w:t>
      </w:r>
      <w:r w:rsidR="001C449E" w:rsidRPr="009F416E">
        <w:rPr>
          <w:rFonts w:ascii="Arial" w:hAnsi="Arial" w:cs="Arial"/>
        </w:rPr>
        <w:t>dedução, visão computacional,</w:t>
      </w:r>
      <w:r w:rsidR="001C449E">
        <w:rPr>
          <w:rFonts w:ascii="Arial" w:hAnsi="Arial" w:cs="Arial"/>
        </w:rPr>
        <w:t xml:space="preserve"> </w:t>
      </w:r>
      <w:r w:rsidR="001C449E" w:rsidRPr="005C57AE">
        <w:rPr>
          <w:rFonts w:ascii="Arial" w:hAnsi="Arial" w:cs="Arial"/>
        </w:rPr>
        <w:t>reconhecimento de fala, resolução de problemas,</w:t>
      </w:r>
      <w:r w:rsidR="001C449E" w:rsidRPr="009F416E">
        <w:rPr>
          <w:rFonts w:ascii="Arial" w:hAnsi="Arial" w:cs="Arial"/>
        </w:rPr>
        <w:t xml:space="preserve"> representação de conhecimento,</w:t>
      </w:r>
      <w:r w:rsidR="001C449E">
        <w:rPr>
          <w:rFonts w:ascii="Arial" w:hAnsi="Arial" w:cs="Arial"/>
        </w:rPr>
        <w:t xml:space="preserve"> </w:t>
      </w:r>
      <w:r w:rsidR="001C449E" w:rsidRPr="005C57AE">
        <w:rPr>
          <w:rFonts w:ascii="Arial" w:hAnsi="Arial" w:cs="Arial"/>
        </w:rPr>
        <w:t>percepção, e</w:t>
      </w:r>
      <w:r w:rsidR="001C449E">
        <w:rPr>
          <w:rFonts w:ascii="Arial" w:hAnsi="Arial" w:cs="Arial"/>
        </w:rPr>
        <w:t>ntre</w:t>
      </w:r>
      <w:r w:rsidR="001C449E" w:rsidRPr="009F416E">
        <w:rPr>
          <w:rFonts w:ascii="Arial" w:hAnsi="Arial" w:cs="Arial"/>
        </w:rPr>
        <w:t xml:space="preserve"> muitos outr</w:t>
      </w:r>
      <w:r>
        <w:rPr>
          <w:rFonts w:ascii="Arial" w:hAnsi="Arial" w:cs="Arial"/>
        </w:rPr>
        <w:t>o</w:t>
      </w:r>
      <w:r w:rsidR="001C449E" w:rsidRPr="000D4AE1">
        <w:rPr>
          <w:rFonts w:ascii="Arial" w:hAnsi="Arial" w:cs="Arial"/>
        </w:rPr>
        <w:t>s</w:t>
      </w:r>
      <w:r w:rsidR="001C449E">
        <w:rPr>
          <w:rFonts w:ascii="Arial" w:hAnsi="Arial" w:cs="Arial"/>
        </w:rPr>
        <w:t xml:space="preserve">. De maneira </w:t>
      </w:r>
      <w:proofErr w:type="gramStart"/>
      <w:r w:rsidR="001C449E">
        <w:rPr>
          <w:rFonts w:ascii="Arial" w:hAnsi="Arial" w:cs="Arial"/>
        </w:rPr>
        <w:t xml:space="preserve">ampla </w:t>
      </w:r>
      <w:r w:rsidR="001C449E" w:rsidRPr="009F416E">
        <w:rPr>
          <w:rFonts w:ascii="Arial" w:hAnsi="Arial" w:cs="Arial"/>
        </w:rPr>
        <w:t>,</w:t>
      </w:r>
      <w:proofErr w:type="gramEnd"/>
      <w:r w:rsidR="001C449E" w:rsidRPr="009F416E">
        <w:rPr>
          <w:rFonts w:ascii="Arial" w:hAnsi="Arial" w:cs="Arial"/>
        </w:rPr>
        <w:t xml:space="preserve"> </w:t>
      </w:r>
      <w:r w:rsidR="001C449E">
        <w:rPr>
          <w:rFonts w:ascii="Arial" w:hAnsi="Arial" w:cs="Arial"/>
        </w:rPr>
        <w:t>IA</w:t>
      </w:r>
      <w:r w:rsidR="001C449E" w:rsidRPr="009F416E">
        <w:rPr>
          <w:rFonts w:ascii="Arial" w:hAnsi="Arial" w:cs="Arial"/>
        </w:rPr>
        <w:t xml:space="preserve"> denota</w:t>
      </w:r>
      <w:r w:rsidR="001C449E">
        <w:rPr>
          <w:rFonts w:ascii="Arial" w:hAnsi="Arial" w:cs="Arial"/>
        </w:rPr>
        <w:t xml:space="preserve"> </w:t>
      </w:r>
      <w:r w:rsidR="001C449E" w:rsidRPr="00E05987">
        <w:rPr>
          <w:rFonts w:ascii="Arial" w:hAnsi="Arial" w:cs="Arial"/>
        </w:rPr>
        <w:t>qualquer atividade em que as máquinas im</w:t>
      </w:r>
      <w:r w:rsidR="001C449E" w:rsidRPr="009F416E">
        <w:rPr>
          <w:rFonts w:ascii="Arial" w:hAnsi="Arial" w:cs="Arial"/>
        </w:rPr>
        <w:t xml:space="preserve">item comportamentos </w:t>
      </w:r>
      <w:r w:rsidR="001C449E" w:rsidRPr="005C57AE">
        <w:rPr>
          <w:rFonts w:ascii="Arial" w:hAnsi="Arial" w:cs="Arial"/>
        </w:rPr>
        <w:t xml:space="preserve"> tipicamente humanos. </w:t>
      </w:r>
      <w:r w:rsidR="001C449E">
        <w:rPr>
          <w:rFonts w:ascii="Arial" w:hAnsi="Arial" w:cs="Arial"/>
        </w:rPr>
        <w:t xml:space="preserve">A IA </w:t>
      </w:r>
      <w:r w:rsidR="001C449E" w:rsidRPr="000D4AE1">
        <w:rPr>
          <w:rFonts w:ascii="Arial" w:hAnsi="Arial" w:cs="Arial"/>
        </w:rPr>
        <w:t>se inspira em elementos d</w:t>
      </w:r>
      <w:r w:rsidR="001C449E">
        <w:rPr>
          <w:rFonts w:ascii="Arial" w:hAnsi="Arial" w:cs="Arial"/>
        </w:rPr>
        <w:t>e</w:t>
      </w:r>
      <w:r w:rsidR="001C449E" w:rsidRPr="000D4AE1">
        <w:rPr>
          <w:rFonts w:ascii="Arial" w:hAnsi="Arial" w:cs="Arial"/>
        </w:rPr>
        <w:t xml:space="preserve"> ciência da computação,</w:t>
      </w:r>
      <w:r w:rsidR="001C449E">
        <w:rPr>
          <w:rFonts w:ascii="Arial" w:hAnsi="Arial" w:cs="Arial"/>
        </w:rPr>
        <w:t xml:space="preserve"> </w:t>
      </w:r>
      <w:r w:rsidR="001C449E" w:rsidRPr="000D4AE1">
        <w:rPr>
          <w:rFonts w:ascii="Arial" w:hAnsi="Arial" w:cs="Arial"/>
        </w:rPr>
        <w:t xml:space="preserve">matemática e </w:t>
      </w:r>
      <w:proofErr w:type="gramStart"/>
      <w:r w:rsidR="001C449E" w:rsidRPr="000D4AE1">
        <w:rPr>
          <w:rFonts w:ascii="Arial" w:hAnsi="Arial" w:cs="Arial"/>
        </w:rPr>
        <w:t>estatística</w:t>
      </w:r>
      <w:proofErr w:type="gramEnd"/>
      <w:r w:rsidR="001C449E">
        <w:rPr>
          <w:rFonts w:ascii="Arial" w:hAnsi="Arial" w:cs="Arial"/>
        </w:rPr>
        <w:t xml:space="preserve"> </w:t>
      </w:r>
    </w:p>
    <w:p w14:paraId="41D1E107" w14:textId="53182879" w:rsidR="001C449E" w:rsidRDefault="001C449E" w:rsidP="00AA4C2E">
      <w:pPr>
        <w:spacing w:line="312" w:lineRule="auto"/>
        <w:jc w:val="both"/>
        <w:rPr>
          <w:rFonts w:ascii="Arial" w:hAnsi="Arial" w:cs="Arial"/>
          <w:lang w:val="pt-PT"/>
        </w:rPr>
      </w:pPr>
      <w:r w:rsidRPr="00486071">
        <w:rPr>
          <w:rFonts w:ascii="Arial" w:hAnsi="Arial" w:cs="Arial"/>
          <w:lang w:val="pt-PT"/>
        </w:rPr>
        <w:t>O aprendizado de máquina (</w:t>
      </w:r>
      <w:r w:rsidRPr="00FB3BC4">
        <w:rPr>
          <w:rFonts w:ascii="Arial" w:hAnsi="Arial" w:cs="Arial"/>
          <w:i/>
          <w:lang w:val="pt-PT"/>
        </w:rPr>
        <w:t>machine learning</w:t>
      </w:r>
      <w:r>
        <w:rPr>
          <w:rFonts w:ascii="Arial" w:hAnsi="Arial" w:cs="Arial"/>
          <w:lang w:val="pt-PT"/>
        </w:rPr>
        <w:t>–</w:t>
      </w:r>
      <w:r w:rsidRPr="00486071">
        <w:rPr>
          <w:rFonts w:ascii="Arial" w:hAnsi="Arial" w:cs="Arial"/>
          <w:lang w:val="pt-PT"/>
        </w:rPr>
        <w:t xml:space="preserve"> ML) é uma sub-ramificação da IA que se concentra em ensinar computadores a aprender</w:t>
      </w:r>
      <w:r>
        <w:rPr>
          <w:rFonts w:ascii="Arial" w:hAnsi="Arial" w:cs="Arial"/>
          <w:lang w:val="pt-PT"/>
        </w:rPr>
        <w:t xml:space="preserve"> </w:t>
      </w:r>
      <w:r w:rsidRPr="00486071">
        <w:rPr>
          <w:rFonts w:ascii="Arial" w:hAnsi="Arial" w:cs="Arial"/>
          <w:lang w:val="pt-PT"/>
        </w:rPr>
        <w:t>sem a necessidade</w:t>
      </w:r>
      <w:r>
        <w:rPr>
          <w:rFonts w:ascii="Arial" w:hAnsi="Arial" w:cs="Arial"/>
          <w:lang w:val="pt-PT"/>
        </w:rPr>
        <w:t xml:space="preserve"> do mesmo </w:t>
      </w:r>
      <w:r w:rsidRPr="00486071">
        <w:rPr>
          <w:rFonts w:ascii="Arial" w:hAnsi="Arial" w:cs="Arial"/>
          <w:lang w:val="pt-PT"/>
        </w:rPr>
        <w:t>ser programado para tar</w:t>
      </w:r>
      <w:r>
        <w:rPr>
          <w:rFonts w:ascii="Arial" w:hAnsi="Arial" w:cs="Arial"/>
          <w:lang w:val="pt-PT"/>
        </w:rPr>
        <w:t xml:space="preserve">efas específicas. A ideia-chave do </w:t>
      </w:r>
      <w:r w:rsidRPr="00486071">
        <w:rPr>
          <w:rFonts w:ascii="Arial" w:hAnsi="Arial" w:cs="Arial"/>
          <w:lang w:val="pt-PT"/>
        </w:rPr>
        <w:t>ML</w:t>
      </w:r>
      <w:r>
        <w:rPr>
          <w:rFonts w:ascii="Arial" w:hAnsi="Arial" w:cs="Arial"/>
          <w:lang w:val="pt-PT"/>
        </w:rPr>
        <w:t xml:space="preserve"> é </w:t>
      </w:r>
      <w:r w:rsidRPr="00486071">
        <w:rPr>
          <w:rFonts w:ascii="Arial" w:hAnsi="Arial" w:cs="Arial"/>
          <w:lang w:val="pt-PT"/>
        </w:rPr>
        <w:t>criar algo</w:t>
      </w:r>
      <w:r>
        <w:rPr>
          <w:rFonts w:ascii="Arial" w:hAnsi="Arial" w:cs="Arial"/>
          <w:lang w:val="pt-PT"/>
        </w:rPr>
        <w:t>ritmos que aprendam e façam</w:t>
      </w:r>
      <w:r w:rsidR="008C6588">
        <w:rPr>
          <w:rFonts w:ascii="Arial" w:hAnsi="Arial" w:cs="Arial"/>
          <w:lang w:val="pt-PT"/>
        </w:rPr>
        <w:t xml:space="preserve"> </w:t>
      </w:r>
      <w:r w:rsidRPr="00486071">
        <w:rPr>
          <w:rFonts w:ascii="Arial" w:hAnsi="Arial" w:cs="Arial"/>
          <w:lang w:val="pt-PT"/>
        </w:rPr>
        <w:t xml:space="preserve">previsões sobre </w:t>
      </w:r>
      <w:r w:rsidR="008C6588">
        <w:rPr>
          <w:rFonts w:ascii="Arial" w:hAnsi="Arial" w:cs="Arial"/>
          <w:lang w:val="pt-PT"/>
        </w:rPr>
        <w:t>um conjunto de</w:t>
      </w:r>
      <w:r w:rsidRPr="00486071">
        <w:rPr>
          <w:rFonts w:ascii="Arial" w:hAnsi="Arial" w:cs="Arial"/>
          <w:lang w:val="pt-PT"/>
        </w:rPr>
        <w:t xml:space="preserve"> dados. Existem</w:t>
      </w:r>
      <w:r>
        <w:rPr>
          <w:rFonts w:ascii="Arial" w:hAnsi="Arial" w:cs="Arial"/>
          <w:lang w:val="pt-PT"/>
        </w:rPr>
        <w:t xml:space="preserve"> </w:t>
      </w:r>
      <w:r w:rsidRPr="00486071">
        <w:rPr>
          <w:rFonts w:ascii="Arial" w:hAnsi="Arial" w:cs="Arial"/>
          <w:lang w:val="pt-PT"/>
        </w:rPr>
        <w:t>t</w:t>
      </w:r>
      <w:r>
        <w:rPr>
          <w:rFonts w:ascii="Arial" w:hAnsi="Arial" w:cs="Arial"/>
          <w:lang w:val="pt-PT"/>
        </w:rPr>
        <w:t xml:space="preserve">rês categorias de ML: </w:t>
      </w:r>
    </w:p>
    <w:p w14:paraId="2BB2A5A2" w14:textId="66CEBF77" w:rsidR="001C449E" w:rsidRDefault="001C449E" w:rsidP="00AA4C2E">
      <w:pPr>
        <w:pStyle w:val="PargrafodaLista"/>
        <w:numPr>
          <w:ilvl w:val="0"/>
          <w:numId w:val="18"/>
        </w:numPr>
        <w:spacing w:line="312" w:lineRule="auto"/>
        <w:jc w:val="both"/>
        <w:rPr>
          <w:rFonts w:ascii="Arial" w:hAnsi="Arial" w:cs="Arial"/>
          <w:lang w:val="pt-PT"/>
        </w:rPr>
      </w:pPr>
      <w:proofErr w:type="gramStart"/>
      <w:r w:rsidRPr="00E05987">
        <w:rPr>
          <w:rFonts w:ascii="Arial" w:hAnsi="Arial" w:cs="Arial"/>
          <w:lang w:val="pt-PT"/>
        </w:rPr>
        <w:t>aprendizagem</w:t>
      </w:r>
      <w:proofErr w:type="gramEnd"/>
      <w:r w:rsidRPr="00E05987">
        <w:rPr>
          <w:rFonts w:ascii="Arial" w:hAnsi="Arial" w:cs="Arial"/>
          <w:lang w:val="pt-PT"/>
        </w:rPr>
        <w:t xml:space="preserve"> supervisionada, a máquina é apresentada </w:t>
      </w:r>
      <w:r w:rsidR="008C6588">
        <w:rPr>
          <w:rFonts w:ascii="Arial" w:hAnsi="Arial" w:cs="Arial"/>
          <w:lang w:val="pt-PT"/>
        </w:rPr>
        <w:t>a</w:t>
      </w:r>
      <w:r w:rsidRPr="00E05987">
        <w:rPr>
          <w:rFonts w:ascii="Arial" w:hAnsi="Arial" w:cs="Arial"/>
          <w:lang w:val="pt-PT"/>
        </w:rPr>
        <w:t xml:space="preserve"> entradas</w:t>
      </w:r>
      <w:r>
        <w:rPr>
          <w:rFonts w:ascii="Arial" w:hAnsi="Arial" w:cs="Arial"/>
          <w:lang w:val="pt-PT"/>
        </w:rPr>
        <w:t xml:space="preserve"> </w:t>
      </w:r>
      <w:r w:rsidRPr="000D4AE1">
        <w:rPr>
          <w:rFonts w:ascii="Arial" w:hAnsi="Arial" w:cs="Arial"/>
          <w:lang w:val="pt-PT"/>
        </w:rPr>
        <w:t>dados e saída desejada, e o objetivo é aprender com esses exemplos de treinamento de forma que</w:t>
      </w:r>
      <w:r>
        <w:rPr>
          <w:rFonts w:ascii="Arial" w:hAnsi="Arial" w:cs="Arial"/>
          <w:lang w:val="pt-PT"/>
        </w:rPr>
        <w:t xml:space="preserve"> </w:t>
      </w:r>
      <w:r w:rsidRPr="00E05987">
        <w:rPr>
          <w:rFonts w:ascii="Arial" w:hAnsi="Arial" w:cs="Arial"/>
          <w:lang w:val="pt-PT"/>
        </w:rPr>
        <w:t xml:space="preserve">previsões significativas podem ser feitas </w:t>
      </w:r>
      <w:r w:rsidRPr="00291E2A">
        <w:rPr>
          <w:rFonts w:ascii="Arial" w:hAnsi="Arial" w:cs="Arial"/>
          <w:lang w:val="pt-PT"/>
        </w:rPr>
        <w:t xml:space="preserve">para novos dados </w:t>
      </w:r>
      <w:r w:rsidR="008C6588">
        <w:rPr>
          <w:rFonts w:ascii="Arial" w:hAnsi="Arial" w:cs="Arial"/>
          <w:lang w:val="pt-PT"/>
        </w:rPr>
        <w:t>nunca antes</w:t>
      </w:r>
      <w:r w:rsidRPr="00291E2A">
        <w:rPr>
          <w:rFonts w:ascii="Arial" w:hAnsi="Arial" w:cs="Arial"/>
          <w:lang w:val="pt-PT"/>
        </w:rPr>
        <w:t xml:space="preserve"> vistos. </w:t>
      </w:r>
    </w:p>
    <w:p w14:paraId="7F88F464" w14:textId="18B40778" w:rsidR="001C449E" w:rsidRDefault="001C449E" w:rsidP="00AA4C2E">
      <w:pPr>
        <w:pStyle w:val="PargrafodaLista"/>
        <w:numPr>
          <w:ilvl w:val="0"/>
          <w:numId w:val="18"/>
        </w:numPr>
        <w:spacing w:line="312" w:lineRule="auto"/>
        <w:jc w:val="both"/>
        <w:rPr>
          <w:rFonts w:ascii="Arial" w:hAnsi="Arial" w:cs="Arial"/>
          <w:lang w:val="pt-PT"/>
        </w:rPr>
      </w:pPr>
      <w:proofErr w:type="gramStart"/>
      <w:r w:rsidRPr="00E05987">
        <w:rPr>
          <w:rFonts w:ascii="Arial" w:hAnsi="Arial" w:cs="Arial"/>
          <w:lang w:val="pt-PT"/>
        </w:rPr>
        <w:t>aprendizagem</w:t>
      </w:r>
      <w:proofErr w:type="gramEnd"/>
      <w:r w:rsidRPr="00E05987">
        <w:rPr>
          <w:rFonts w:ascii="Arial" w:hAnsi="Arial" w:cs="Arial"/>
          <w:lang w:val="pt-PT"/>
        </w:rPr>
        <w:t xml:space="preserve"> não supervisionada, a máquina é</w:t>
      </w:r>
      <w:r>
        <w:rPr>
          <w:rFonts w:ascii="Arial" w:hAnsi="Arial" w:cs="Arial"/>
          <w:lang w:val="pt-PT"/>
        </w:rPr>
        <w:t xml:space="preserve"> </w:t>
      </w:r>
      <w:r w:rsidRPr="00E05987">
        <w:rPr>
          <w:rFonts w:ascii="Arial" w:hAnsi="Arial" w:cs="Arial"/>
          <w:lang w:val="pt-PT"/>
        </w:rPr>
        <w:t>apresentad</w:t>
      </w:r>
      <w:r w:rsidR="008C6588">
        <w:rPr>
          <w:rFonts w:ascii="Arial" w:hAnsi="Arial" w:cs="Arial"/>
          <w:lang w:val="pt-PT"/>
        </w:rPr>
        <w:t>a</w:t>
      </w:r>
      <w:r w:rsidRPr="00E05987">
        <w:rPr>
          <w:rFonts w:ascii="Arial" w:hAnsi="Arial" w:cs="Arial"/>
          <w:lang w:val="pt-PT"/>
        </w:rPr>
        <w:t xml:space="preserve"> </w:t>
      </w:r>
      <w:r w:rsidR="008C6588">
        <w:rPr>
          <w:rFonts w:ascii="Arial" w:hAnsi="Arial" w:cs="Arial"/>
          <w:lang w:val="pt-PT"/>
        </w:rPr>
        <w:t>a</w:t>
      </w:r>
      <w:r w:rsidRPr="00E05987">
        <w:rPr>
          <w:rFonts w:ascii="Arial" w:hAnsi="Arial" w:cs="Arial"/>
          <w:lang w:val="pt-PT"/>
        </w:rPr>
        <w:t xml:space="preserve"> dados de entrada apenas e tem que encontrar alguma estrutura significativa por si só, sem</w:t>
      </w:r>
      <w:r>
        <w:rPr>
          <w:rFonts w:ascii="Arial" w:hAnsi="Arial" w:cs="Arial"/>
          <w:lang w:val="pt-PT"/>
        </w:rPr>
        <w:t xml:space="preserve"> </w:t>
      </w:r>
      <w:r w:rsidRPr="00E05987">
        <w:rPr>
          <w:rFonts w:ascii="Arial" w:hAnsi="Arial" w:cs="Arial"/>
          <w:lang w:val="pt-PT"/>
        </w:rPr>
        <w:t xml:space="preserve">supervisão externa. </w:t>
      </w:r>
    </w:p>
    <w:p w14:paraId="4414978A" w14:textId="289C702E" w:rsidR="001C449E" w:rsidRDefault="001C449E" w:rsidP="00AA4C2E">
      <w:pPr>
        <w:pStyle w:val="PargrafodaLista"/>
        <w:numPr>
          <w:ilvl w:val="0"/>
          <w:numId w:val="18"/>
        </w:numPr>
        <w:spacing w:line="312" w:lineRule="auto"/>
        <w:jc w:val="both"/>
        <w:rPr>
          <w:rFonts w:ascii="Arial" w:hAnsi="Arial" w:cs="Arial"/>
          <w:lang w:val="pt-PT"/>
        </w:rPr>
      </w:pPr>
      <w:r w:rsidRPr="00E05987">
        <w:rPr>
          <w:rFonts w:ascii="Arial" w:hAnsi="Arial" w:cs="Arial"/>
          <w:lang w:val="pt-PT"/>
        </w:rPr>
        <w:t>Na aprendizagem por reforço, a máquina atua como um agente</w:t>
      </w:r>
      <w:r w:rsidR="008C6588">
        <w:rPr>
          <w:rFonts w:ascii="Arial" w:hAnsi="Arial" w:cs="Arial"/>
          <w:lang w:val="pt-PT"/>
        </w:rPr>
        <w:t>,</w:t>
      </w:r>
      <w:r w:rsidRPr="00E05987">
        <w:rPr>
          <w:rFonts w:ascii="Arial" w:hAnsi="Arial" w:cs="Arial"/>
          <w:lang w:val="pt-PT"/>
        </w:rPr>
        <w:t xml:space="preserve"> interagindo com o</w:t>
      </w:r>
      <w:r>
        <w:rPr>
          <w:rFonts w:ascii="Arial" w:hAnsi="Arial" w:cs="Arial"/>
          <w:lang w:val="pt-PT"/>
        </w:rPr>
        <w:t xml:space="preserve"> </w:t>
      </w:r>
      <w:r w:rsidRPr="00E05987">
        <w:rPr>
          <w:rFonts w:ascii="Arial" w:hAnsi="Arial" w:cs="Arial"/>
          <w:lang w:val="pt-PT"/>
        </w:rPr>
        <w:t>ambiente e aprende</w:t>
      </w:r>
      <w:r w:rsidR="008C6588">
        <w:rPr>
          <w:rFonts w:ascii="Arial" w:hAnsi="Arial" w:cs="Arial"/>
          <w:lang w:val="pt-PT"/>
        </w:rPr>
        <w:t>ndo</w:t>
      </w:r>
      <w:r w:rsidRPr="00E05987">
        <w:rPr>
          <w:rFonts w:ascii="Arial" w:hAnsi="Arial" w:cs="Arial"/>
          <w:lang w:val="pt-PT"/>
        </w:rPr>
        <w:t xml:space="preserve"> quais são os comportamentos que geram recompensas.</w:t>
      </w:r>
    </w:p>
    <w:p w14:paraId="650662AC" w14:textId="1BE056EC" w:rsidR="001C449E" w:rsidRPr="00E05987" w:rsidRDefault="001C449E" w:rsidP="00AA4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both"/>
        <w:rPr>
          <w:rFonts w:ascii="Arial" w:hAnsi="Arial" w:cs="Arial"/>
          <w:lang w:val="pt-PT"/>
        </w:rPr>
      </w:pPr>
      <w:r w:rsidRPr="00E05987">
        <w:rPr>
          <w:rFonts w:ascii="Arial" w:hAnsi="Arial" w:cs="Arial"/>
          <w:lang w:val="pt-PT"/>
        </w:rPr>
        <w:t>Aprendizagem profunda (</w:t>
      </w:r>
      <w:r w:rsidRPr="002F5E4B">
        <w:rPr>
          <w:rFonts w:ascii="Arial" w:hAnsi="Arial" w:cs="Arial"/>
          <w:i/>
          <w:lang w:val="pt-PT"/>
        </w:rPr>
        <w:t>Deep Learning</w:t>
      </w:r>
      <w:r>
        <w:rPr>
          <w:rFonts w:ascii="Arial" w:hAnsi="Arial" w:cs="Arial"/>
          <w:lang w:val="pt-PT"/>
        </w:rPr>
        <w:t xml:space="preserve"> - </w:t>
      </w:r>
      <w:r w:rsidRPr="00E05987">
        <w:rPr>
          <w:rFonts w:ascii="Arial" w:hAnsi="Arial" w:cs="Arial"/>
          <w:lang w:val="pt-PT"/>
        </w:rPr>
        <w:t xml:space="preserve">DL) é um subconjunto específico de metodologias de ML que usam redes </w:t>
      </w:r>
      <w:r w:rsidR="002F5E4B" w:rsidRPr="00E05987">
        <w:rPr>
          <w:rFonts w:ascii="Arial" w:hAnsi="Arial" w:cs="Arial"/>
          <w:lang w:val="pt-PT"/>
        </w:rPr>
        <w:t>neurais artificiais</w:t>
      </w:r>
      <w:r w:rsidR="002F5E4B">
        <w:rPr>
          <w:rFonts w:ascii="Arial" w:hAnsi="Arial" w:cs="Arial"/>
          <w:lang w:val="pt-PT"/>
        </w:rPr>
        <w:t xml:space="preserve"> </w:t>
      </w:r>
      <w:r w:rsidR="002F5E4B" w:rsidRPr="00E05987">
        <w:rPr>
          <w:rFonts w:ascii="Arial" w:hAnsi="Arial" w:cs="Arial"/>
          <w:lang w:val="pt-PT"/>
        </w:rPr>
        <w:t>(</w:t>
      </w:r>
      <w:r w:rsidR="002F5E4B" w:rsidRPr="002F5E4B">
        <w:rPr>
          <w:rFonts w:ascii="Arial" w:hAnsi="Arial" w:cs="Arial"/>
          <w:i/>
          <w:lang w:val="pt-PT"/>
        </w:rPr>
        <w:t>Artificial Neural Net</w:t>
      </w:r>
      <w:r w:rsidR="002F5E4B">
        <w:rPr>
          <w:rFonts w:ascii="Arial" w:hAnsi="Arial" w:cs="Arial"/>
          <w:lang w:val="pt-PT"/>
        </w:rPr>
        <w:t xml:space="preserve"> - </w:t>
      </w:r>
      <w:r w:rsidR="002F5E4B" w:rsidRPr="00E05987">
        <w:rPr>
          <w:rFonts w:ascii="Arial" w:hAnsi="Arial" w:cs="Arial"/>
          <w:lang w:val="pt-PT"/>
        </w:rPr>
        <w:t>ANN) inspirados na estrutura dos neurônios localizados no cérebro humano</w:t>
      </w:r>
      <w:r>
        <w:rPr>
          <w:rFonts w:ascii="Arial" w:hAnsi="Arial" w:cs="Arial"/>
          <w:lang w:val="pt-PT"/>
        </w:rPr>
        <w:t xml:space="preserve">. </w:t>
      </w:r>
      <w:r w:rsidRPr="00E05987">
        <w:rPr>
          <w:rFonts w:ascii="Arial" w:hAnsi="Arial" w:cs="Arial"/>
          <w:lang w:val="pt-PT"/>
        </w:rPr>
        <w:t xml:space="preserve">Informalmente, </w:t>
      </w:r>
      <w:r w:rsidR="002F5E4B" w:rsidRPr="00E05987">
        <w:rPr>
          <w:rFonts w:ascii="Arial" w:hAnsi="Arial" w:cs="Arial"/>
          <w:lang w:val="pt-PT"/>
        </w:rPr>
        <w:t>a palavra profunda</w:t>
      </w:r>
      <w:r w:rsidRPr="00E05987">
        <w:rPr>
          <w:rFonts w:ascii="Arial" w:hAnsi="Arial" w:cs="Arial"/>
          <w:lang w:val="pt-PT"/>
        </w:rPr>
        <w:t xml:space="preserve"> se refere à presença de muitas camadas na rede neural artificial.</w:t>
      </w:r>
    </w:p>
    <w:p w14:paraId="5A976FD0" w14:textId="77777777" w:rsidR="001C449E" w:rsidRPr="00E05987" w:rsidRDefault="001C449E" w:rsidP="00AA4C2E">
      <w:pPr>
        <w:spacing w:line="312" w:lineRule="auto"/>
        <w:rPr>
          <w:rFonts w:ascii="Arial" w:hAnsi="Arial" w:cs="Arial"/>
        </w:rPr>
      </w:pPr>
    </w:p>
    <w:p w14:paraId="4579ED82" w14:textId="19E20861" w:rsidR="001C449E" w:rsidRPr="00DC083C" w:rsidRDefault="001C449E" w:rsidP="00DC083C">
      <w:pPr>
        <w:pStyle w:val="Ttulo3"/>
        <w:spacing w:line="312" w:lineRule="auto"/>
        <w:rPr>
          <w:sz w:val="32"/>
          <w:szCs w:val="32"/>
        </w:rPr>
      </w:pPr>
      <w:bookmarkStart w:id="12" w:name="_Toc75716632"/>
      <w:r w:rsidRPr="00051483">
        <w:rPr>
          <w:sz w:val="32"/>
          <w:szCs w:val="32"/>
        </w:rPr>
        <w:t>3.</w:t>
      </w:r>
      <w:r>
        <w:rPr>
          <w:sz w:val="32"/>
          <w:szCs w:val="32"/>
        </w:rPr>
        <w:t>2</w:t>
      </w:r>
      <w:r w:rsidRPr="00302463">
        <w:rPr>
          <w:sz w:val="32"/>
          <w:szCs w:val="32"/>
        </w:rPr>
        <w:t xml:space="preserve">. </w:t>
      </w:r>
      <w:proofErr w:type="spellStart"/>
      <w:r w:rsidRPr="002F5E4B">
        <w:rPr>
          <w:i/>
          <w:sz w:val="32"/>
          <w:szCs w:val="32"/>
        </w:rPr>
        <w:t>Deep</w:t>
      </w:r>
      <w:proofErr w:type="spellEnd"/>
      <w:r w:rsidRPr="002F5E4B">
        <w:rPr>
          <w:i/>
          <w:sz w:val="32"/>
          <w:szCs w:val="32"/>
        </w:rPr>
        <w:t xml:space="preserve"> Learning</w:t>
      </w:r>
      <w:r w:rsidRPr="00302463">
        <w:rPr>
          <w:sz w:val="32"/>
          <w:szCs w:val="32"/>
        </w:rPr>
        <w:t>: Redes Neurais Convolucionais</w:t>
      </w:r>
      <w:bookmarkEnd w:id="12"/>
      <w:r w:rsidR="00DC083C">
        <w:rPr>
          <w:sz w:val="32"/>
          <w:szCs w:val="32"/>
        </w:rPr>
        <w:t xml:space="preserve"> </w:t>
      </w:r>
    </w:p>
    <w:p w14:paraId="719965F8" w14:textId="3A901718" w:rsidR="001C449E" w:rsidRPr="002F5E4B" w:rsidRDefault="001C449E" w:rsidP="00AA4C2E">
      <w:pPr>
        <w:spacing w:line="312" w:lineRule="auto"/>
        <w:jc w:val="both"/>
        <w:rPr>
          <w:rFonts w:ascii="Arial" w:hAnsi="Arial" w:cs="Arial"/>
        </w:rPr>
      </w:pPr>
      <w:r w:rsidRPr="002F5E4B">
        <w:rPr>
          <w:rFonts w:ascii="Arial" w:hAnsi="Arial" w:cs="Arial"/>
        </w:rPr>
        <w:t xml:space="preserve">Redes neurais artificiais </w:t>
      </w:r>
      <w:r w:rsidR="002F5E4B" w:rsidRPr="002F5E4B">
        <w:rPr>
          <w:rFonts w:ascii="Arial" w:hAnsi="Arial" w:cs="Arial"/>
        </w:rPr>
        <w:t>é</w:t>
      </w:r>
      <w:r w:rsidRPr="002F5E4B">
        <w:rPr>
          <w:rFonts w:ascii="Arial" w:hAnsi="Arial" w:cs="Arial"/>
        </w:rPr>
        <w:t xml:space="preserve"> uma classe de modelos de aprendizado de máquina,</w:t>
      </w:r>
      <w:r w:rsidR="002F5E4B" w:rsidRPr="002F5E4B">
        <w:rPr>
          <w:rFonts w:ascii="Arial" w:hAnsi="Arial" w:cs="Arial"/>
        </w:rPr>
        <w:t xml:space="preserve"> </w:t>
      </w:r>
      <w:r w:rsidRPr="002F5E4B">
        <w:rPr>
          <w:rFonts w:ascii="Arial" w:hAnsi="Arial" w:cs="Arial"/>
        </w:rPr>
        <w:t>inspirad</w:t>
      </w:r>
      <w:r w:rsidR="002F5E4B">
        <w:rPr>
          <w:rFonts w:ascii="Arial" w:hAnsi="Arial" w:cs="Arial"/>
        </w:rPr>
        <w:t>a</w:t>
      </w:r>
      <w:r w:rsidRPr="002F5E4B">
        <w:rPr>
          <w:rFonts w:ascii="Arial" w:hAnsi="Arial" w:cs="Arial"/>
        </w:rPr>
        <w:t xml:space="preserve"> em estudos sobre o sistema nervoso central de mamíferos. Cada rede é composta por vários neurônios interconectados, organizados em camadas, que trocam </w:t>
      </w:r>
      <w:r w:rsidR="002F5E4B">
        <w:rPr>
          <w:rFonts w:ascii="Arial" w:hAnsi="Arial" w:cs="Arial"/>
        </w:rPr>
        <w:t>informações</w:t>
      </w:r>
      <w:r w:rsidRPr="002F5E4B">
        <w:rPr>
          <w:rFonts w:ascii="Arial" w:hAnsi="Arial" w:cs="Arial"/>
        </w:rPr>
        <w:t xml:space="preserve"> quando certas condições acontecem</w:t>
      </w:r>
      <w:r w:rsidR="00EB2696">
        <w:rPr>
          <w:rFonts w:ascii="Arial" w:hAnsi="Arial" w:cs="Arial"/>
        </w:rPr>
        <w:t xml:space="preserve"> (</w:t>
      </w:r>
      <w:r w:rsidR="00EB2696" w:rsidRPr="00D62B1F">
        <w:rPr>
          <w:rFonts w:ascii="Arial" w:hAnsi="Arial" w:cs="Arial"/>
        </w:rPr>
        <w:t xml:space="preserve">Jia </w:t>
      </w:r>
      <w:proofErr w:type="gramStart"/>
      <w:r w:rsidR="00EB2696" w:rsidRPr="00D62B1F">
        <w:rPr>
          <w:rFonts w:ascii="Arial" w:hAnsi="Arial" w:cs="Arial"/>
          <w:i/>
        </w:rPr>
        <w:t>et</w:t>
      </w:r>
      <w:proofErr w:type="gramEnd"/>
      <w:r w:rsidR="00EB2696" w:rsidRPr="00D62B1F">
        <w:rPr>
          <w:rFonts w:ascii="Arial" w:hAnsi="Arial" w:cs="Arial"/>
          <w:i/>
        </w:rPr>
        <w:t xml:space="preserve"> a</w:t>
      </w:r>
      <w:r w:rsidR="00EB2696" w:rsidRPr="00D62B1F">
        <w:rPr>
          <w:rFonts w:ascii="Arial" w:hAnsi="Arial" w:cs="Arial"/>
        </w:rPr>
        <w:t xml:space="preserve">l, 2021, </w:t>
      </w:r>
      <w:proofErr w:type="spellStart"/>
      <w:r w:rsidR="00EB2696">
        <w:rPr>
          <w:rFonts w:ascii="Arial" w:hAnsi="Arial" w:cs="Arial"/>
        </w:rPr>
        <w:t>Gulli</w:t>
      </w:r>
      <w:proofErr w:type="spellEnd"/>
      <w:r w:rsidR="00EB2696">
        <w:rPr>
          <w:rFonts w:ascii="Arial" w:hAnsi="Arial" w:cs="Arial"/>
        </w:rPr>
        <w:t xml:space="preserve"> </w:t>
      </w:r>
      <w:r w:rsidR="00EB2696" w:rsidRPr="00302463">
        <w:rPr>
          <w:rFonts w:ascii="Arial" w:hAnsi="Arial" w:cs="Arial"/>
          <w:i/>
        </w:rPr>
        <w:t>et al</w:t>
      </w:r>
      <w:r w:rsidR="00EB2696" w:rsidRPr="000F47F6">
        <w:rPr>
          <w:rFonts w:ascii="Arial" w:hAnsi="Arial" w:cs="Arial"/>
        </w:rPr>
        <w:t>, 2017</w:t>
      </w:r>
      <w:r w:rsidR="00003A0C">
        <w:rPr>
          <w:rFonts w:ascii="Arial" w:hAnsi="Arial" w:cs="Arial"/>
        </w:rPr>
        <w:t xml:space="preserve">, </w:t>
      </w:r>
      <w:proofErr w:type="spellStart"/>
      <w:r w:rsidR="00EB2696">
        <w:rPr>
          <w:rFonts w:ascii="Arial" w:hAnsi="Arial" w:cs="Arial"/>
        </w:rPr>
        <w:t>Chollett</w:t>
      </w:r>
      <w:proofErr w:type="spellEnd"/>
      <w:r w:rsidR="00EB2696">
        <w:rPr>
          <w:rFonts w:ascii="Arial" w:hAnsi="Arial" w:cs="Arial"/>
        </w:rPr>
        <w:t xml:space="preserve">, 2018 e </w:t>
      </w:r>
      <w:proofErr w:type="spellStart"/>
      <w:r w:rsidR="00EB2696">
        <w:rPr>
          <w:rFonts w:ascii="Arial" w:hAnsi="Arial" w:cs="Arial"/>
        </w:rPr>
        <w:t>Dong</w:t>
      </w:r>
      <w:proofErr w:type="spellEnd"/>
      <w:r w:rsidR="00EB2696">
        <w:rPr>
          <w:rFonts w:ascii="Arial" w:hAnsi="Arial" w:cs="Arial"/>
        </w:rPr>
        <w:t xml:space="preserve"> </w:t>
      </w:r>
      <w:r w:rsidR="00EB2696" w:rsidRPr="00CC1B49">
        <w:rPr>
          <w:rFonts w:ascii="Arial" w:hAnsi="Arial" w:cs="Arial"/>
          <w:i/>
        </w:rPr>
        <w:t xml:space="preserve">et al </w:t>
      </w:r>
      <w:r w:rsidR="00EB2696">
        <w:rPr>
          <w:rFonts w:ascii="Arial" w:hAnsi="Arial" w:cs="Arial"/>
        </w:rPr>
        <w:t>, 2021</w:t>
      </w:r>
      <w:r w:rsidR="00003A0C">
        <w:rPr>
          <w:rFonts w:ascii="Arial" w:hAnsi="Arial" w:cs="Arial"/>
        </w:rPr>
        <w:t>)</w:t>
      </w:r>
      <w:r w:rsidRPr="002F5E4B">
        <w:rPr>
          <w:rFonts w:ascii="Arial" w:hAnsi="Arial" w:cs="Arial"/>
        </w:rPr>
        <w:t xml:space="preserve">. </w:t>
      </w:r>
    </w:p>
    <w:p w14:paraId="5804F49E" w14:textId="4B2EFDE9" w:rsidR="0081734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As redes neurais convolucionais (</w:t>
      </w:r>
      <w:proofErr w:type="spellStart"/>
      <w:r w:rsidRPr="001B16F2">
        <w:rPr>
          <w:rFonts w:ascii="Arial" w:hAnsi="Arial" w:cs="Arial"/>
          <w:i/>
        </w:rPr>
        <w:t>Convolution</w:t>
      </w:r>
      <w:proofErr w:type="spellEnd"/>
      <w:r w:rsidRPr="001B16F2">
        <w:rPr>
          <w:rFonts w:ascii="Arial" w:hAnsi="Arial" w:cs="Arial"/>
          <w:i/>
        </w:rPr>
        <w:t xml:space="preserve"> Neural Net</w:t>
      </w:r>
      <w:r>
        <w:rPr>
          <w:rFonts w:ascii="Arial" w:hAnsi="Arial" w:cs="Arial"/>
        </w:rPr>
        <w:t xml:space="preserve"> - CNN) </w:t>
      </w:r>
      <w:r w:rsidRPr="005F252A">
        <w:rPr>
          <w:rFonts w:ascii="Arial" w:hAnsi="Arial" w:cs="Arial"/>
        </w:rPr>
        <w:t xml:space="preserve">são provavelmente o modelo de rede </w:t>
      </w:r>
      <w:r>
        <w:rPr>
          <w:rFonts w:ascii="Arial" w:hAnsi="Arial" w:cs="Arial"/>
          <w:i/>
        </w:rPr>
        <w:t>DL</w:t>
      </w:r>
      <w:r w:rsidRPr="005F252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(aprendizado com representações hierárquicas</w:t>
      </w:r>
      <w:r>
        <w:rPr>
          <w:rStyle w:val="Refdenotaderodap"/>
          <w:rFonts w:ascii="Arial" w:hAnsi="Arial" w:cs="Arial"/>
        </w:rPr>
        <w:footnoteReference w:id="1"/>
      </w:r>
      <w:r>
        <w:rPr>
          <w:rFonts w:ascii="Arial" w:hAnsi="Arial" w:cs="Arial"/>
        </w:rPr>
        <w:t>) mais conhecidas</w:t>
      </w:r>
      <w:r w:rsidRPr="005F252A">
        <w:rPr>
          <w:rFonts w:ascii="Arial" w:hAnsi="Arial" w:cs="Arial"/>
        </w:rPr>
        <w:t xml:space="preserve"> e utilizad</w:t>
      </w:r>
      <w:r>
        <w:rPr>
          <w:rFonts w:ascii="Arial" w:hAnsi="Arial" w:cs="Arial"/>
        </w:rPr>
        <w:t>as</w:t>
      </w:r>
      <w:r w:rsidRPr="005F252A">
        <w:rPr>
          <w:rFonts w:ascii="Arial" w:hAnsi="Arial" w:cs="Arial"/>
        </w:rPr>
        <w:t xml:space="preserve"> atualmente</w:t>
      </w:r>
      <w:r>
        <w:rPr>
          <w:rFonts w:ascii="Arial" w:hAnsi="Arial" w:cs="Arial"/>
        </w:rPr>
        <w:t xml:space="preserve"> devido às </w:t>
      </w:r>
      <w:r w:rsidRPr="0052458D">
        <w:rPr>
          <w:rFonts w:ascii="Arial" w:hAnsi="Arial" w:cs="Arial"/>
        </w:rPr>
        <w:t>aplica</w:t>
      </w:r>
      <w:r>
        <w:rPr>
          <w:rFonts w:ascii="Arial" w:hAnsi="Arial" w:cs="Arial"/>
        </w:rPr>
        <w:t>ções</w:t>
      </w:r>
      <w:r w:rsidRPr="0052458D">
        <w:rPr>
          <w:rFonts w:ascii="Arial" w:hAnsi="Arial" w:cs="Arial"/>
        </w:rPr>
        <w:t xml:space="preserve"> com sucesso no processamento e análise de imagens digitais</w:t>
      </w:r>
      <w:r w:rsidR="00003A0C">
        <w:rPr>
          <w:rFonts w:ascii="Arial" w:hAnsi="Arial" w:cs="Arial"/>
        </w:rPr>
        <w:t xml:space="preserve">. </w:t>
      </w:r>
      <w:r w:rsidR="00817348" w:rsidRPr="00D448A3">
        <w:rPr>
          <w:rFonts w:ascii="Arial" w:hAnsi="Arial" w:cs="Arial"/>
        </w:rPr>
        <w:t xml:space="preserve">A aplicação das </w:t>
      </w:r>
      <w:proofErr w:type="spellStart"/>
      <w:r w:rsidR="00817348" w:rsidRPr="00D448A3">
        <w:rPr>
          <w:rFonts w:ascii="Arial" w:hAnsi="Arial" w:cs="Arial"/>
        </w:rPr>
        <w:t>CNNs</w:t>
      </w:r>
      <w:proofErr w:type="spellEnd"/>
      <w:proofErr w:type="gramStart"/>
      <w:r w:rsidR="00817348" w:rsidRPr="00D448A3">
        <w:rPr>
          <w:rFonts w:ascii="Arial" w:hAnsi="Arial" w:cs="Arial"/>
        </w:rPr>
        <w:t xml:space="preserve">  </w:t>
      </w:r>
      <w:proofErr w:type="gramEnd"/>
      <w:r w:rsidR="00817348" w:rsidRPr="00D448A3">
        <w:rPr>
          <w:rFonts w:ascii="Arial" w:hAnsi="Arial" w:cs="Arial"/>
        </w:rPr>
        <w:t xml:space="preserve">para o processamento de informações visuais, em particular imagens, </w:t>
      </w:r>
      <w:r w:rsidR="00817348">
        <w:rPr>
          <w:rFonts w:ascii="Arial" w:hAnsi="Arial" w:cs="Arial"/>
        </w:rPr>
        <w:t>ocorre porque a</w:t>
      </w:r>
      <w:r w:rsidR="00817348" w:rsidRPr="00D448A3">
        <w:rPr>
          <w:rFonts w:ascii="Arial" w:hAnsi="Arial" w:cs="Arial"/>
        </w:rPr>
        <w:t xml:space="preserve"> convolução permite filt</w:t>
      </w:r>
      <w:r w:rsidR="00817348">
        <w:rPr>
          <w:rFonts w:ascii="Arial" w:hAnsi="Arial" w:cs="Arial"/>
        </w:rPr>
        <w:t xml:space="preserve">rar as imagens considerando-as com uma </w:t>
      </w:r>
      <w:r w:rsidR="00817348" w:rsidRPr="00D448A3">
        <w:rPr>
          <w:rFonts w:ascii="Arial" w:hAnsi="Arial" w:cs="Arial"/>
        </w:rPr>
        <w:t>estrutura bidimensi</w:t>
      </w:r>
      <w:r w:rsidR="00817348">
        <w:rPr>
          <w:rFonts w:ascii="Arial" w:hAnsi="Arial" w:cs="Arial"/>
        </w:rPr>
        <w:t>onal.</w:t>
      </w:r>
    </w:p>
    <w:p w14:paraId="513DBD41" w14:textId="51292505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5F252A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s </w:t>
      </w:r>
      <w:proofErr w:type="spellStart"/>
      <w:r>
        <w:rPr>
          <w:rFonts w:ascii="Arial" w:hAnsi="Arial" w:cs="Arial"/>
        </w:rPr>
        <w:t>CNNs</w:t>
      </w:r>
      <w:proofErr w:type="spellEnd"/>
      <w:r w:rsidRPr="005F252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são </w:t>
      </w:r>
      <w:r w:rsidRPr="005F252A">
        <w:rPr>
          <w:rFonts w:ascii="Arial" w:hAnsi="Arial" w:cs="Arial"/>
        </w:rPr>
        <w:t>composta</w:t>
      </w:r>
      <w:r>
        <w:rPr>
          <w:rFonts w:ascii="Arial" w:hAnsi="Arial" w:cs="Arial"/>
        </w:rPr>
        <w:t>s</w:t>
      </w:r>
      <w:r w:rsidRPr="005F252A">
        <w:rPr>
          <w:rFonts w:ascii="Arial" w:hAnsi="Arial" w:cs="Arial"/>
        </w:rPr>
        <w:t xml:space="preserve"> basicamente de camadas convolucionais, que processa</w:t>
      </w:r>
      <w:r>
        <w:rPr>
          <w:rFonts w:ascii="Arial" w:hAnsi="Arial" w:cs="Arial"/>
        </w:rPr>
        <w:t>m</w:t>
      </w:r>
      <w:r w:rsidRPr="005F252A">
        <w:rPr>
          <w:rFonts w:ascii="Arial" w:hAnsi="Arial" w:cs="Arial"/>
        </w:rPr>
        <w:t xml:space="preserve"> as entradas considerando campos receptivos locais. </w:t>
      </w:r>
      <w:r>
        <w:rPr>
          <w:rFonts w:ascii="Arial" w:hAnsi="Arial" w:cs="Arial"/>
        </w:rPr>
        <w:t>A c</w:t>
      </w:r>
      <w:r w:rsidRPr="009C3411">
        <w:rPr>
          <w:rFonts w:ascii="Arial" w:hAnsi="Arial" w:cs="Arial"/>
        </w:rPr>
        <w:t xml:space="preserve">onvolução é uma operação matemática entre duas funções </w:t>
      </w:r>
      <w:r>
        <w:rPr>
          <w:rFonts w:ascii="Arial" w:hAnsi="Arial" w:cs="Arial"/>
        </w:rPr>
        <w:lastRenderedPageBreak/>
        <w:t>“</w:t>
      </w:r>
      <w:r w:rsidRPr="009C3411">
        <w:rPr>
          <w:rFonts w:ascii="Arial" w:hAnsi="Arial" w:cs="Arial"/>
        </w:rPr>
        <w:t>f</w:t>
      </w:r>
      <w:r>
        <w:rPr>
          <w:rFonts w:ascii="Arial" w:hAnsi="Arial" w:cs="Arial"/>
        </w:rPr>
        <w:t>”</w:t>
      </w:r>
      <w:r w:rsidRPr="009C3411">
        <w:rPr>
          <w:rFonts w:ascii="Arial" w:hAnsi="Arial" w:cs="Arial"/>
        </w:rPr>
        <w:t xml:space="preserve"> e </w:t>
      </w:r>
      <w:r>
        <w:rPr>
          <w:rFonts w:ascii="Arial" w:hAnsi="Arial" w:cs="Arial"/>
        </w:rPr>
        <w:t>“</w:t>
      </w:r>
      <w:r w:rsidRPr="009C3411">
        <w:rPr>
          <w:rFonts w:ascii="Arial" w:hAnsi="Arial" w:cs="Arial"/>
        </w:rPr>
        <w:t>g</w:t>
      </w:r>
      <w:r>
        <w:rPr>
          <w:rFonts w:ascii="Arial" w:hAnsi="Arial" w:cs="Arial"/>
        </w:rPr>
        <w:t>”</w:t>
      </w:r>
      <w:r w:rsidRPr="009C3411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que gera uma terceira função </w:t>
      </w:r>
      <w:r w:rsidRPr="009C3411">
        <w:rPr>
          <w:rFonts w:ascii="Arial" w:hAnsi="Arial" w:cs="Arial"/>
        </w:rPr>
        <w:t>modificada de f.</w:t>
      </w:r>
      <w:r>
        <w:rPr>
          <w:rFonts w:ascii="Arial" w:hAnsi="Arial" w:cs="Arial"/>
        </w:rPr>
        <w:t xml:space="preserve"> Nas </w:t>
      </w:r>
      <w:proofErr w:type="spellStart"/>
      <w:r>
        <w:rPr>
          <w:rFonts w:ascii="Arial" w:hAnsi="Arial" w:cs="Arial"/>
        </w:rPr>
        <w:t>CNNs</w:t>
      </w:r>
      <w:proofErr w:type="spellEnd"/>
      <w:r w:rsidRPr="00E54F9A">
        <w:rPr>
          <w:rFonts w:ascii="Arial" w:hAnsi="Arial" w:cs="Arial"/>
        </w:rPr>
        <w:t xml:space="preserve"> cada neurônio se encarrega de </w:t>
      </w:r>
      <w:r>
        <w:rPr>
          <w:rFonts w:ascii="Arial" w:hAnsi="Arial" w:cs="Arial"/>
        </w:rPr>
        <w:t xml:space="preserve">uma </w:t>
      </w:r>
      <w:r w:rsidRPr="00E54F9A">
        <w:rPr>
          <w:rFonts w:ascii="Arial" w:hAnsi="Arial" w:cs="Arial"/>
        </w:rPr>
        <w:t xml:space="preserve">parte da matriz e </w:t>
      </w:r>
      <w:r>
        <w:rPr>
          <w:rFonts w:ascii="Arial" w:hAnsi="Arial" w:cs="Arial"/>
        </w:rPr>
        <w:t>realiza</w:t>
      </w:r>
      <w:r w:rsidRPr="00E54F9A">
        <w:rPr>
          <w:rFonts w:ascii="Arial" w:hAnsi="Arial" w:cs="Arial"/>
        </w:rPr>
        <w:t xml:space="preserve"> uma convolução </w:t>
      </w:r>
      <w:r>
        <w:rPr>
          <w:rFonts w:ascii="Arial" w:hAnsi="Arial" w:cs="Arial"/>
        </w:rPr>
        <w:t>que extrai</w:t>
      </w:r>
      <w:r w:rsidRPr="00E54F9A">
        <w:rPr>
          <w:rFonts w:ascii="Arial" w:hAnsi="Arial" w:cs="Arial"/>
        </w:rPr>
        <w:t xml:space="preserve"> características em múltiplos níveis de abstração, </w:t>
      </w:r>
      <w:r>
        <w:rPr>
          <w:rFonts w:ascii="Arial" w:hAnsi="Arial" w:cs="Arial"/>
        </w:rPr>
        <w:t>proporcionando melhores</w:t>
      </w:r>
      <w:r w:rsidRPr="00E54F9A">
        <w:rPr>
          <w:rFonts w:ascii="Arial" w:hAnsi="Arial" w:cs="Arial"/>
        </w:rPr>
        <w:t xml:space="preserve"> analises quando se tem múltiplas variáveis</w:t>
      </w:r>
      <w:r w:rsidR="00003A0C">
        <w:rPr>
          <w:rFonts w:ascii="Arial" w:hAnsi="Arial" w:cs="Arial"/>
        </w:rPr>
        <w:t xml:space="preserve"> (</w:t>
      </w:r>
      <w:proofErr w:type="spellStart"/>
      <w:r w:rsidR="00003A0C">
        <w:rPr>
          <w:rFonts w:ascii="Arial" w:hAnsi="Arial" w:cs="Arial"/>
        </w:rPr>
        <w:t>Zhao</w:t>
      </w:r>
      <w:proofErr w:type="spellEnd"/>
      <w:r w:rsidR="00003A0C">
        <w:rPr>
          <w:rFonts w:ascii="Arial" w:hAnsi="Arial" w:cs="Arial"/>
        </w:rPr>
        <w:t xml:space="preserve"> </w:t>
      </w:r>
      <w:proofErr w:type="gramStart"/>
      <w:r w:rsidR="00003A0C" w:rsidRPr="00003A0C">
        <w:rPr>
          <w:rFonts w:ascii="Arial" w:hAnsi="Arial" w:cs="Arial"/>
          <w:i/>
        </w:rPr>
        <w:t>et</w:t>
      </w:r>
      <w:proofErr w:type="gramEnd"/>
      <w:r w:rsidR="00003A0C" w:rsidRPr="00003A0C">
        <w:rPr>
          <w:rFonts w:ascii="Arial" w:hAnsi="Arial" w:cs="Arial"/>
          <w:i/>
        </w:rPr>
        <w:t xml:space="preserve"> al</w:t>
      </w:r>
      <w:r w:rsidR="00003A0C">
        <w:rPr>
          <w:rFonts w:ascii="Arial" w:hAnsi="Arial" w:cs="Arial"/>
        </w:rPr>
        <w:t xml:space="preserve">, 2019, </w:t>
      </w:r>
      <w:proofErr w:type="spellStart"/>
      <w:r w:rsidR="00003A0C">
        <w:rPr>
          <w:rFonts w:ascii="Arial" w:hAnsi="Arial" w:cs="Arial"/>
        </w:rPr>
        <w:t>Kolar</w:t>
      </w:r>
      <w:proofErr w:type="spellEnd"/>
      <w:r w:rsidR="00003A0C">
        <w:rPr>
          <w:rFonts w:ascii="Arial" w:hAnsi="Arial" w:cs="Arial"/>
        </w:rPr>
        <w:t xml:space="preserve"> </w:t>
      </w:r>
      <w:r w:rsidR="00003A0C" w:rsidRPr="00003A0C">
        <w:rPr>
          <w:rFonts w:ascii="Arial" w:hAnsi="Arial" w:cs="Arial"/>
          <w:i/>
        </w:rPr>
        <w:t xml:space="preserve">et al </w:t>
      </w:r>
      <w:r w:rsidR="00003A0C">
        <w:rPr>
          <w:rFonts w:ascii="Arial" w:hAnsi="Arial" w:cs="Arial"/>
        </w:rPr>
        <w:t xml:space="preserve">,2018 e </w:t>
      </w:r>
      <w:proofErr w:type="spellStart"/>
      <w:r w:rsidR="00003A0C">
        <w:rPr>
          <w:rFonts w:ascii="Arial" w:hAnsi="Arial" w:cs="Arial"/>
        </w:rPr>
        <w:t>Dong</w:t>
      </w:r>
      <w:proofErr w:type="spellEnd"/>
      <w:r w:rsidR="00003A0C">
        <w:rPr>
          <w:rFonts w:ascii="Arial" w:hAnsi="Arial" w:cs="Arial"/>
        </w:rPr>
        <w:t xml:space="preserve"> </w:t>
      </w:r>
      <w:r w:rsidR="00003A0C" w:rsidRPr="00003A0C">
        <w:rPr>
          <w:rFonts w:ascii="Arial" w:hAnsi="Arial" w:cs="Arial"/>
          <w:i/>
        </w:rPr>
        <w:t>et al</w:t>
      </w:r>
      <w:r w:rsidR="00003A0C">
        <w:rPr>
          <w:rFonts w:ascii="Arial" w:hAnsi="Arial" w:cs="Arial"/>
        </w:rPr>
        <w:t>, 2021).</w:t>
      </w:r>
    </w:p>
    <w:p w14:paraId="4097C3E2" w14:textId="39AB00F5" w:rsidR="0081734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D448A3">
        <w:rPr>
          <w:rFonts w:ascii="Arial" w:hAnsi="Arial" w:cs="Arial"/>
        </w:rPr>
        <w:t>Na camada convolucional</w:t>
      </w:r>
      <w:r w:rsidR="00817348">
        <w:rPr>
          <w:rFonts w:ascii="Arial" w:hAnsi="Arial" w:cs="Arial"/>
        </w:rPr>
        <w:t xml:space="preserve">, </w:t>
      </w:r>
      <w:r w:rsidRPr="00D448A3">
        <w:rPr>
          <w:rFonts w:ascii="Arial" w:hAnsi="Arial" w:cs="Arial"/>
        </w:rPr>
        <w:t>cada neurônio é um filtro a</w:t>
      </w:r>
      <w:r>
        <w:rPr>
          <w:rFonts w:ascii="Arial" w:hAnsi="Arial" w:cs="Arial"/>
        </w:rPr>
        <w:t>plicado a uma imagem de entrada, nessa camada</w:t>
      </w:r>
      <w:r w:rsidRPr="00D448A3">
        <w:rPr>
          <w:rFonts w:ascii="Arial" w:hAnsi="Arial" w:cs="Arial"/>
        </w:rPr>
        <w:t xml:space="preserve"> a imagem </w:t>
      </w:r>
      <w:r w:rsidR="00817348">
        <w:rPr>
          <w:rFonts w:ascii="Arial" w:hAnsi="Arial" w:cs="Arial"/>
        </w:rPr>
        <w:t>é</w:t>
      </w:r>
      <w:r>
        <w:rPr>
          <w:rFonts w:ascii="Arial" w:hAnsi="Arial" w:cs="Arial"/>
        </w:rPr>
        <w:t xml:space="preserve"> processada e transformada</w:t>
      </w:r>
      <w:r w:rsidRPr="00D448A3">
        <w:rPr>
          <w:rFonts w:ascii="Arial" w:hAnsi="Arial" w:cs="Arial"/>
        </w:rPr>
        <w:t xml:space="preserve"> por meio de uma combinação linear dos pixels vizinhos</w:t>
      </w:r>
      <w:r>
        <w:rPr>
          <w:rFonts w:ascii="Arial" w:hAnsi="Arial" w:cs="Arial"/>
        </w:rPr>
        <w:t>. Nesse processamento</w:t>
      </w:r>
      <w:r w:rsidR="00817348">
        <w:rPr>
          <w:rFonts w:ascii="Arial" w:hAnsi="Arial" w:cs="Arial"/>
        </w:rPr>
        <w:t>,</w:t>
      </w:r>
      <w:r w:rsidRPr="00D448A3">
        <w:rPr>
          <w:rFonts w:ascii="Arial" w:hAnsi="Arial" w:cs="Arial"/>
        </w:rPr>
        <w:t xml:space="preserve"> informações locais </w:t>
      </w:r>
      <w:r>
        <w:rPr>
          <w:rFonts w:ascii="Arial" w:hAnsi="Arial" w:cs="Arial"/>
        </w:rPr>
        <w:t xml:space="preserve">são utilizadas para </w:t>
      </w:r>
      <w:r w:rsidRPr="00D448A3">
        <w:rPr>
          <w:rFonts w:ascii="Arial" w:hAnsi="Arial" w:cs="Arial"/>
        </w:rPr>
        <w:t xml:space="preserve">cada posição (x, y) </w:t>
      </w:r>
      <w:r>
        <w:rPr>
          <w:rFonts w:ascii="Arial" w:hAnsi="Arial" w:cs="Arial"/>
        </w:rPr>
        <w:t>tomada com</w:t>
      </w:r>
      <w:r w:rsidR="00817348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centro, essa região é conhecida como campo receptivo. E seus </w:t>
      </w:r>
      <w:r w:rsidRPr="00D448A3">
        <w:rPr>
          <w:rFonts w:ascii="Arial" w:hAnsi="Arial" w:cs="Arial"/>
        </w:rPr>
        <w:t xml:space="preserve">valores são </w:t>
      </w:r>
      <w:r>
        <w:rPr>
          <w:rFonts w:ascii="Arial" w:hAnsi="Arial" w:cs="Arial"/>
        </w:rPr>
        <w:t xml:space="preserve">utilizados </w:t>
      </w:r>
      <w:r w:rsidRPr="00D448A3">
        <w:rPr>
          <w:rFonts w:ascii="Arial" w:hAnsi="Arial" w:cs="Arial"/>
        </w:rPr>
        <w:t xml:space="preserve">como entrada para um filtro </w:t>
      </w:r>
      <w:r w:rsidRPr="009C3411">
        <w:rPr>
          <w:rFonts w:ascii="Arial" w:hAnsi="Arial" w:cs="Arial"/>
          <w:i/>
        </w:rPr>
        <w:t xml:space="preserve">i </w:t>
      </w:r>
      <w:r w:rsidRPr="00D448A3">
        <w:rPr>
          <w:rFonts w:ascii="Arial" w:hAnsi="Arial" w:cs="Arial"/>
        </w:rPr>
        <w:t xml:space="preserve">com parâmetros </w:t>
      </w:r>
      <w:proofErr w:type="spellStart"/>
      <w:r>
        <w:rPr>
          <w:rFonts w:ascii="Arial" w:hAnsi="Arial" w:cs="Arial"/>
          <w:i/>
        </w:rPr>
        <w:t>wi</w:t>
      </w:r>
      <w:proofErr w:type="spellEnd"/>
      <w:r w:rsidRPr="00D448A3">
        <w:rPr>
          <w:rFonts w:ascii="Arial" w:hAnsi="Arial" w:cs="Arial"/>
        </w:rPr>
        <w:t>, produzindo um único valor (pixel) no mapa de características</w:t>
      </w:r>
      <w:r>
        <w:rPr>
          <w:rFonts w:ascii="Arial" w:hAnsi="Arial" w:cs="Arial"/>
        </w:rPr>
        <w:t xml:space="preserve"> </w:t>
      </w:r>
      <w:r w:rsidRPr="00D448A3">
        <w:rPr>
          <w:rFonts w:ascii="Arial" w:hAnsi="Arial" w:cs="Arial"/>
        </w:rPr>
        <w:t xml:space="preserve">f(i, x, y) </w:t>
      </w:r>
      <w:r>
        <w:rPr>
          <w:rFonts w:ascii="Arial" w:hAnsi="Arial" w:cs="Arial"/>
        </w:rPr>
        <w:t>da</w:t>
      </w:r>
      <w:r w:rsidRPr="00D448A3">
        <w:rPr>
          <w:rFonts w:ascii="Arial" w:hAnsi="Arial" w:cs="Arial"/>
        </w:rPr>
        <w:t xml:space="preserve"> saída</w:t>
      </w:r>
      <w:r>
        <w:rPr>
          <w:rFonts w:ascii="Arial" w:hAnsi="Arial" w:cs="Arial"/>
        </w:rPr>
        <w:t xml:space="preserve"> </w:t>
      </w:r>
      <w:r w:rsidRPr="009C3411">
        <w:rPr>
          <w:rFonts w:ascii="Arial" w:hAnsi="Arial" w:cs="Arial"/>
        </w:rPr>
        <w:t>de cada n</w:t>
      </w:r>
      <w:r>
        <w:rPr>
          <w:rFonts w:ascii="Arial" w:hAnsi="Arial" w:cs="Arial"/>
        </w:rPr>
        <w:t>eurônio da camada convolucional.</w:t>
      </w:r>
      <w:r w:rsidR="00817348">
        <w:rPr>
          <w:rFonts w:ascii="Arial" w:hAnsi="Arial" w:cs="Arial"/>
        </w:rPr>
        <w:t xml:space="preserve"> (</w:t>
      </w:r>
      <w:proofErr w:type="spellStart"/>
      <w:r w:rsidR="00817348" w:rsidRPr="00F460C3">
        <w:rPr>
          <w:rFonts w:ascii="Arial" w:hAnsi="Arial" w:cs="Arial"/>
          <w:sz w:val="25"/>
        </w:rPr>
        <w:t>Kolar</w:t>
      </w:r>
      <w:proofErr w:type="spellEnd"/>
      <w:r w:rsidR="00817348" w:rsidRPr="00F460C3">
        <w:rPr>
          <w:rFonts w:ascii="Arial" w:hAnsi="Arial" w:cs="Arial"/>
          <w:sz w:val="25"/>
        </w:rPr>
        <w:t xml:space="preserve"> </w:t>
      </w:r>
      <w:proofErr w:type="gramStart"/>
      <w:r w:rsidR="00817348" w:rsidRPr="00F460C3">
        <w:rPr>
          <w:rFonts w:ascii="Arial" w:hAnsi="Arial" w:cs="Arial"/>
          <w:i/>
          <w:sz w:val="25"/>
        </w:rPr>
        <w:t>et</w:t>
      </w:r>
      <w:proofErr w:type="gramEnd"/>
      <w:r w:rsidR="00817348" w:rsidRPr="00F460C3">
        <w:rPr>
          <w:rFonts w:ascii="Arial" w:hAnsi="Arial" w:cs="Arial"/>
          <w:i/>
          <w:sz w:val="25"/>
        </w:rPr>
        <w:t xml:space="preserve"> al </w:t>
      </w:r>
      <w:r w:rsidR="00817348" w:rsidRPr="00F460C3">
        <w:rPr>
          <w:rFonts w:ascii="Arial" w:hAnsi="Arial" w:cs="Arial"/>
          <w:sz w:val="25"/>
        </w:rPr>
        <w:t>,2018</w:t>
      </w:r>
      <w:r w:rsidR="00817348">
        <w:rPr>
          <w:rFonts w:ascii="Arial" w:hAnsi="Arial" w:cs="Arial"/>
        </w:rPr>
        <w:t xml:space="preserve"> e </w:t>
      </w:r>
      <w:proofErr w:type="spellStart"/>
      <w:r w:rsidR="00817348">
        <w:rPr>
          <w:rFonts w:ascii="Arial" w:hAnsi="Arial" w:cs="Arial"/>
        </w:rPr>
        <w:t>Dong</w:t>
      </w:r>
      <w:proofErr w:type="spellEnd"/>
      <w:r w:rsidR="00817348">
        <w:rPr>
          <w:rFonts w:ascii="Arial" w:hAnsi="Arial" w:cs="Arial"/>
        </w:rPr>
        <w:t xml:space="preserve"> </w:t>
      </w:r>
      <w:r w:rsidR="00817348" w:rsidRPr="00003A0C">
        <w:rPr>
          <w:rFonts w:ascii="Arial" w:hAnsi="Arial" w:cs="Arial"/>
          <w:i/>
        </w:rPr>
        <w:t>et al</w:t>
      </w:r>
      <w:r w:rsidR="00817348">
        <w:rPr>
          <w:rFonts w:ascii="Arial" w:hAnsi="Arial" w:cs="Arial"/>
        </w:rPr>
        <w:t>, 2021).</w:t>
      </w:r>
    </w:p>
    <w:p w14:paraId="5648E342" w14:textId="2530219C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9C3411">
        <w:rPr>
          <w:rFonts w:ascii="Arial" w:hAnsi="Arial" w:cs="Arial"/>
        </w:rPr>
        <w:t xml:space="preserve">Todos os campos receptivos são filtrados com os mesmos pesos </w:t>
      </w:r>
      <w:r>
        <w:rPr>
          <w:rFonts w:ascii="Arial" w:hAnsi="Arial" w:cs="Arial"/>
        </w:rPr>
        <w:t>locais para todo</w:t>
      </w:r>
      <w:r w:rsidR="00817348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817348">
        <w:rPr>
          <w:rFonts w:ascii="Arial" w:hAnsi="Arial" w:cs="Arial"/>
        </w:rPr>
        <w:t xml:space="preserve">os </w:t>
      </w:r>
      <w:r>
        <w:rPr>
          <w:rFonts w:ascii="Arial" w:hAnsi="Arial" w:cs="Arial"/>
        </w:rPr>
        <w:t>pixel</w:t>
      </w:r>
      <w:r w:rsidR="00817348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. </w:t>
      </w:r>
      <w:r w:rsidRPr="009C3411">
        <w:rPr>
          <w:rFonts w:ascii="Arial" w:hAnsi="Arial" w:cs="Arial"/>
        </w:rPr>
        <w:t>Assim, um valor de saída ainda terá o formato bidimensional</w:t>
      </w:r>
      <w:r>
        <w:rPr>
          <w:rFonts w:ascii="Arial" w:hAnsi="Arial" w:cs="Arial"/>
        </w:rPr>
        <w:t>.</w:t>
      </w:r>
      <w:r w:rsidR="00185029">
        <w:rPr>
          <w:rFonts w:ascii="Arial" w:hAnsi="Arial" w:cs="Arial"/>
        </w:rPr>
        <w:t xml:space="preserve"> </w:t>
      </w:r>
      <w:r w:rsidRPr="009C3411">
        <w:rPr>
          <w:rFonts w:ascii="Arial" w:hAnsi="Arial" w:cs="Arial"/>
        </w:rPr>
        <w:t>No processamento de imagens, onde a imagem é definida como uma função bidimensional, a convolução é útil para detecção de bordas, suavização de imagem, extração de atributos, entre outras aplicações.</w:t>
      </w:r>
    </w:p>
    <w:p w14:paraId="1F02397F" w14:textId="10116D27" w:rsidR="001C449E" w:rsidRDefault="001C449E" w:rsidP="00AA4C2E">
      <w:pPr>
        <w:spacing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Em linhas gerais o processo de utilização das </w:t>
      </w:r>
      <w:proofErr w:type="spellStart"/>
      <w:r>
        <w:rPr>
          <w:rFonts w:ascii="Arial" w:hAnsi="Arial" w:cs="Arial"/>
        </w:rPr>
        <w:t>CNNs</w:t>
      </w:r>
      <w:proofErr w:type="spellEnd"/>
      <w:r>
        <w:rPr>
          <w:rFonts w:ascii="Arial" w:hAnsi="Arial" w:cs="Arial"/>
        </w:rPr>
        <w:t xml:space="preserve"> prevê os seguintes passos </w:t>
      </w:r>
      <w:r>
        <w:rPr>
          <w:rFonts w:eastAsia="Arial"/>
        </w:rPr>
        <w:t>(</w:t>
      </w:r>
      <w:proofErr w:type="spellStart"/>
      <w:r w:rsidR="00F460C3">
        <w:rPr>
          <w:rFonts w:ascii="Arial" w:hAnsi="Arial" w:cs="Arial"/>
        </w:rPr>
        <w:t>Kolar</w:t>
      </w:r>
      <w:proofErr w:type="spellEnd"/>
      <w:r w:rsidR="00F460C3">
        <w:rPr>
          <w:rFonts w:ascii="Arial" w:hAnsi="Arial" w:cs="Arial"/>
        </w:rPr>
        <w:t xml:space="preserve"> </w:t>
      </w:r>
      <w:proofErr w:type="gramStart"/>
      <w:r w:rsidR="00F460C3" w:rsidRPr="00003A0C">
        <w:rPr>
          <w:rFonts w:ascii="Arial" w:hAnsi="Arial" w:cs="Arial"/>
          <w:i/>
        </w:rPr>
        <w:t>et</w:t>
      </w:r>
      <w:proofErr w:type="gramEnd"/>
      <w:r w:rsidR="00F460C3" w:rsidRPr="00003A0C">
        <w:rPr>
          <w:rFonts w:ascii="Arial" w:hAnsi="Arial" w:cs="Arial"/>
          <w:i/>
        </w:rPr>
        <w:t xml:space="preserve"> al </w:t>
      </w:r>
      <w:r w:rsidR="00F460C3">
        <w:rPr>
          <w:rFonts w:ascii="Arial" w:hAnsi="Arial" w:cs="Arial"/>
        </w:rPr>
        <w:t xml:space="preserve">,2018, </w:t>
      </w:r>
      <w:proofErr w:type="spellStart"/>
      <w:r w:rsidR="00F460C3">
        <w:rPr>
          <w:rFonts w:ascii="Arial" w:hAnsi="Arial" w:cs="Arial"/>
        </w:rPr>
        <w:t>Chollett</w:t>
      </w:r>
      <w:proofErr w:type="spellEnd"/>
      <w:r w:rsidR="00F460C3">
        <w:rPr>
          <w:rFonts w:ascii="Arial" w:hAnsi="Arial" w:cs="Arial"/>
        </w:rPr>
        <w:t xml:space="preserve">, 2018 e </w:t>
      </w:r>
      <w:proofErr w:type="spellStart"/>
      <w:r w:rsidR="00F460C3">
        <w:rPr>
          <w:rFonts w:ascii="Arial" w:hAnsi="Arial" w:cs="Arial"/>
        </w:rPr>
        <w:t>Dong</w:t>
      </w:r>
      <w:proofErr w:type="spellEnd"/>
      <w:r w:rsidR="00F460C3">
        <w:rPr>
          <w:rFonts w:ascii="Arial" w:hAnsi="Arial" w:cs="Arial"/>
        </w:rPr>
        <w:t xml:space="preserve"> </w:t>
      </w:r>
      <w:r w:rsidR="00F460C3" w:rsidRPr="00CC1B49">
        <w:rPr>
          <w:rFonts w:ascii="Arial" w:hAnsi="Arial" w:cs="Arial"/>
          <w:i/>
        </w:rPr>
        <w:t xml:space="preserve">et al </w:t>
      </w:r>
      <w:r w:rsidR="00F460C3">
        <w:rPr>
          <w:rFonts w:ascii="Arial" w:hAnsi="Arial" w:cs="Arial"/>
        </w:rPr>
        <w:t>, 2021):</w:t>
      </w:r>
    </w:p>
    <w:p w14:paraId="33647DF3" w14:textId="6842B070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1 - E</w:t>
      </w:r>
      <w:r w:rsidRPr="00C405A0">
        <w:rPr>
          <w:rFonts w:ascii="Arial" w:hAnsi="Arial" w:cs="Arial"/>
        </w:rPr>
        <w:t xml:space="preserve">scolha </w:t>
      </w:r>
      <w:r>
        <w:rPr>
          <w:rFonts w:ascii="Arial" w:hAnsi="Arial" w:cs="Arial"/>
        </w:rPr>
        <w:t xml:space="preserve">do </w:t>
      </w:r>
      <w:r w:rsidR="001252A3">
        <w:rPr>
          <w:rFonts w:ascii="Arial" w:hAnsi="Arial" w:cs="Arial"/>
        </w:rPr>
        <w:t>filtro</w:t>
      </w:r>
      <w:r w:rsidR="001252A3" w:rsidRPr="00B24FDD"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>(</w:t>
      </w:r>
      <w:proofErr w:type="spellStart"/>
      <w:r w:rsidR="001252A3" w:rsidRPr="00B24FDD">
        <w:rPr>
          <w:rFonts w:ascii="Arial" w:hAnsi="Arial" w:cs="Arial"/>
          <w:i/>
        </w:rPr>
        <w:t>Kernel</w:t>
      </w:r>
      <w:proofErr w:type="spellEnd"/>
      <w:r>
        <w:rPr>
          <w:rFonts w:ascii="Arial" w:hAnsi="Arial" w:cs="Arial"/>
        </w:rPr>
        <w:t>)</w:t>
      </w:r>
      <w:r w:rsidR="00FE0BF7">
        <w:rPr>
          <w:rFonts w:ascii="Arial" w:hAnsi="Arial" w:cs="Arial"/>
        </w:rPr>
        <w:t xml:space="preserve"> – dimensão </w:t>
      </w:r>
    </w:p>
    <w:p w14:paraId="547EE68F" w14:textId="79D53B59" w:rsidR="001A07DB" w:rsidRPr="001252A3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 xml:space="preserve">2 </w:t>
      </w:r>
      <w:r w:rsidR="001252A3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Determinação</w:t>
      </w:r>
      <w:proofErr w:type="gramEnd"/>
      <w:r w:rsidR="001252A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do passo (</w:t>
      </w:r>
      <w:proofErr w:type="spellStart"/>
      <w:r w:rsidRPr="00B24FDD">
        <w:rPr>
          <w:rFonts w:ascii="Arial" w:hAnsi="Arial" w:cs="Arial"/>
          <w:i/>
        </w:rPr>
        <w:t>Stride</w:t>
      </w:r>
      <w:proofErr w:type="spellEnd"/>
      <w:r>
        <w:rPr>
          <w:rFonts w:ascii="Arial" w:hAnsi="Arial" w:cs="Arial"/>
        </w:rPr>
        <w:t>)</w:t>
      </w:r>
      <w:r w:rsidR="001A07DB">
        <w:rPr>
          <w:rFonts w:ascii="Arial" w:hAnsi="Arial" w:cs="Arial"/>
        </w:rPr>
        <w:t xml:space="preserve"> –</w:t>
      </w:r>
      <w:r w:rsidR="00D260A2">
        <w:rPr>
          <w:rFonts w:ascii="Arial" w:hAnsi="Arial" w:cs="Arial"/>
        </w:rPr>
        <w:t xml:space="preserve"> </w:t>
      </w:r>
      <w:r w:rsidR="001A07DB" w:rsidRPr="001252A3">
        <w:rPr>
          <w:rFonts w:ascii="Arial" w:hAnsi="Arial" w:cs="Arial"/>
        </w:rPr>
        <w:t>é um parâmetro da camada convolucional usado para diminuir o volume de informações 3</w:t>
      </w:r>
      <w:r w:rsidR="001252A3" w:rsidRPr="001252A3">
        <w:rPr>
          <w:rFonts w:ascii="Arial" w:hAnsi="Arial" w:cs="Arial"/>
        </w:rPr>
        <w:t xml:space="preserve">D. O algoritmo só processa </w:t>
      </w:r>
      <w:r w:rsidR="001A07DB" w:rsidRPr="001252A3">
        <w:rPr>
          <w:rFonts w:ascii="Arial" w:hAnsi="Arial" w:cs="Arial"/>
        </w:rPr>
        <w:t>Enésima</w:t>
      </w:r>
      <w:r w:rsidR="001252A3" w:rsidRPr="001252A3">
        <w:rPr>
          <w:rFonts w:ascii="Arial" w:hAnsi="Arial" w:cs="Arial"/>
        </w:rPr>
        <w:t xml:space="preserve"> linha e coluna. Se o </w:t>
      </w:r>
      <w:proofErr w:type="spellStart"/>
      <w:r w:rsidR="001252A3" w:rsidRPr="001252A3">
        <w:rPr>
          <w:rFonts w:ascii="Arial" w:hAnsi="Arial" w:cs="Arial"/>
        </w:rPr>
        <w:t>stride</w:t>
      </w:r>
      <w:proofErr w:type="spellEnd"/>
      <w:r w:rsidR="001252A3" w:rsidRPr="001252A3">
        <w:rPr>
          <w:rFonts w:ascii="Arial" w:hAnsi="Arial" w:cs="Arial"/>
        </w:rPr>
        <w:t xml:space="preserve"> for igual a </w:t>
      </w:r>
      <w:proofErr w:type="gramStart"/>
      <w:r w:rsidR="001252A3" w:rsidRPr="001252A3">
        <w:rPr>
          <w:rFonts w:ascii="Arial" w:hAnsi="Arial" w:cs="Arial"/>
        </w:rPr>
        <w:t>1</w:t>
      </w:r>
      <w:proofErr w:type="gramEnd"/>
      <w:r w:rsidR="001252A3" w:rsidRPr="001252A3">
        <w:rPr>
          <w:rFonts w:ascii="Arial" w:hAnsi="Arial" w:cs="Arial"/>
        </w:rPr>
        <w:t>, o filtro</w:t>
      </w:r>
      <w:r w:rsidR="001A07DB" w:rsidRPr="001252A3">
        <w:rPr>
          <w:rFonts w:ascii="Arial" w:hAnsi="Arial" w:cs="Arial"/>
        </w:rPr>
        <w:t xml:space="preserve"> move um pixel de uma vez. Se volumes de s</w:t>
      </w:r>
      <w:r w:rsidR="001252A3" w:rsidRPr="001252A3">
        <w:rPr>
          <w:rFonts w:ascii="Arial" w:hAnsi="Arial" w:cs="Arial"/>
        </w:rPr>
        <w:t xml:space="preserve">aída menores forem desejados, um </w:t>
      </w:r>
      <w:proofErr w:type="spellStart"/>
      <w:r w:rsidR="001252A3" w:rsidRPr="001252A3">
        <w:rPr>
          <w:rFonts w:ascii="Arial" w:hAnsi="Arial" w:cs="Arial"/>
        </w:rPr>
        <w:t>stride</w:t>
      </w:r>
      <w:proofErr w:type="spellEnd"/>
      <w:r w:rsidR="001252A3" w:rsidRPr="001252A3">
        <w:rPr>
          <w:rFonts w:ascii="Arial" w:hAnsi="Arial" w:cs="Arial"/>
        </w:rPr>
        <w:t xml:space="preserve"> </w:t>
      </w:r>
      <w:r w:rsidR="001A07DB" w:rsidRPr="001252A3">
        <w:rPr>
          <w:rFonts w:ascii="Arial" w:hAnsi="Arial" w:cs="Arial"/>
        </w:rPr>
        <w:t xml:space="preserve">de </w:t>
      </w:r>
      <w:proofErr w:type="gramStart"/>
      <w:r w:rsidR="001A07DB" w:rsidRPr="001252A3">
        <w:rPr>
          <w:rFonts w:ascii="Arial" w:hAnsi="Arial" w:cs="Arial"/>
        </w:rPr>
        <w:t>2</w:t>
      </w:r>
      <w:proofErr w:type="gramEnd"/>
      <w:r w:rsidR="001A07DB" w:rsidRPr="001252A3">
        <w:rPr>
          <w:rFonts w:ascii="Arial" w:hAnsi="Arial" w:cs="Arial"/>
        </w:rPr>
        <w:t xml:space="preserve"> pode ser escolhido, </w:t>
      </w:r>
      <w:r w:rsidR="001252A3" w:rsidRPr="001252A3">
        <w:rPr>
          <w:rFonts w:ascii="Arial" w:hAnsi="Arial" w:cs="Arial"/>
        </w:rPr>
        <w:t xml:space="preserve">o </w:t>
      </w:r>
      <w:r w:rsidR="001A07DB" w:rsidRPr="001252A3">
        <w:rPr>
          <w:rFonts w:ascii="Arial" w:hAnsi="Arial" w:cs="Arial"/>
        </w:rPr>
        <w:t>que leva em consideração apenas cada segunda linha e coluna.</w:t>
      </w:r>
    </w:p>
    <w:p w14:paraId="19ED81AF" w14:textId="0EE62E58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3</w:t>
      </w:r>
      <w:proofErr w:type="gramEnd"/>
      <w:r>
        <w:rPr>
          <w:rFonts w:ascii="Arial" w:hAnsi="Arial" w:cs="Arial"/>
        </w:rPr>
        <w:t xml:space="preserve"> -</w:t>
      </w:r>
      <w:r w:rsidR="00D260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Uso de </w:t>
      </w:r>
      <w:r w:rsidR="001252A3">
        <w:rPr>
          <w:rFonts w:ascii="Arial" w:hAnsi="Arial" w:cs="Arial"/>
        </w:rPr>
        <w:t>preenchimento (</w:t>
      </w:r>
      <w:proofErr w:type="spellStart"/>
      <w:r w:rsidRPr="00B24FDD">
        <w:rPr>
          <w:rFonts w:ascii="Arial" w:hAnsi="Arial" w:cs="Arial"/>
          <w:i/>
        </w:rPr>
        <w:t>Padding</w:t>
      </w:r>
      <w:proofErr w:type="spellEnd"/>
      <w:r w:rsidR="001252A3">
        <w:rPr>
          <w:rFonts w:ascii="Arial" w:hAnsi="Arial" w:cs="Arial"/>
          <w:i/>
        </w:rPr>
        <w:t>)</w:t>
      </w:r>
      <w:r w:rsidR="00D260A2">
        <w:rPr>
          <w:rFonts w:ascii="Arial" w:hAnsi="Arial" w:cs="Arial"/>
        </w:rPr>
        <w:t xml:space="preserve"> -</w:t>
      </w:r>
      <w:r>
        <w:rPr>
          <w:rFonts w:ascii="Arial" w:hAnsi="Arial" w:cs="Arial"/>
        </w:rPr>
        <w:t xml:space="preserve"> </w:t>
      </w:r>
      <w:r w:rsidR="009F2ECE">
        <w:rPr>
          <w:rFonts w:ascii="Arial" w:hAnsi="Arial" w:cs="Arial"/>
        </w:rPr>
        <w:t xml:space="preserve">técnica de preenchimento adotada </w:t>
      </w:r>
      <w:r>
        <w:rPr>
          <w:rFonts w:ascii="Arial" w:hAnsi="Arial" w:cs="Arial"/>
        </w:rPr>
        <w:t>q</w:t>
      </w:r>
      <w:r w:rsidRPr="00CC1B49">
        <w:rPr>
          <w:rFonts w:ascii="Arial" w:hAnsi="Arial" w:cs="Arial"/>
        </w:rPr>
        <w:t xml:space="preserve">uando a convolução é realizada perto </w:t>
      </w:r>
      <w:r>
        <w:rPr>
          <w:rFonts w:ascii="Arial" w:hAnsi="Arial" w:cs="Arial"/>
        </w:rPr>
        <w:t xml:space="preserve">das bordas de uma imagem, há </w:t>
      </w:r>
      <w:r w:rsidRPr="00CC1B49">
        <w:rPr>
          <w:rFonts w:ascii="Arial" w:hAnsi="Arial" w:cs="Arial"/>
        </w:rPr>
        <w:t>informação ausente fora da imagem</w:t>
      </w:r>
      <w:r w:rsidR="009F2ECE">
        <w:rPr>
          <w:rFonts w:ascii="Arial" w:hAnsi="Arial" w:cs="Arial"/>
        </w:rPr>
        <w:t xml:space="preserve"> e para</w:t>
      </w:r>
      <w:r w:rsidRPr="00CC1B49">
        <w:rPr>
          <w:rFonts w:ascii="Arial" w:hAnsi="Arial" w:cs="Arial"/>
        </w:rPr>
        <w:t xml:space="preserve"> que o algoritmo processe as informaç</w:t>
      </w:r>
      <w:r>
        <w:rPr>
          <w:rFonts w:ascii="Arial" w:hAnsi="Arial" w:cs="Arial"/>
        </w:rPr>
        <w:t xml:space="preserve">ões, </w:t>
      </w:r>
      <w:r w:rsidR="009F2ECE">
        <w:rPr>
          <w:rFonts w:ascii="Arial" w:hAnsi="Arial" w:cs="Arial"/>
        </w:rPr>
        <w:t xml:space="preserve">é necessário </w:t>
      </w:r>
      <w:r>
        <w:rPr>
          <w:rFonts w:ascii="Arial" w:hAnsi="Arial" w:cs="Arial"/>
        </w:rPr>
        <w:t xml:space="preserve">adicionar </w:t>
      </w:r>
      <w:r w:rsidRPr="00CC1B49">
        <w:rPr>
          <w:rFonts w:ascii="Arial" w:hAnsi="Arial" w:cs="Arial"/>
        </w:rPr>
        <w:t xml:space="preserve">(0,0,0) ou alguma </w:t>
      </w:r>
      <w:r w:rsidR="009F2ECE">
        <w:rPr>
          <w:rFonts w:ascii="Arial" w:hAnsi="Arial" w:cs="Arial"/>
        </w:rPr>
        <w:t xml:space="preserve">outra </w:t>
      </w:r>
      <w:r w:rsidRPr="00CC1B49">
        <w:rPr>
          <w:rFonts w:ascii="Arial" w:hAnsi="Arial" w:cs="Arial"/>
        </w:rPr>
        <w:t>forma de preenchimento (</w:t>
      </w:r>
      <w:r w:rsidR="009F2ECE">
        <w:rPr>
          <w:rFonts w:ascii="Arial" w:hAnsi="Arial" w:cs="Arial"/>
        </w:rPr>
        <w:t xml:space="preserve">como </w:t>
      </w:r>
      <w:r w:rsidRPr="00CC1B49">
        <w:rPr>
          <w:rFonts w:ascii="Arial" w:hAnsi="Arial" w:cs="Arial"/>
        </w:rPr>
        <w:t>por exemplo, copiar, espelhar as informações ao longo das bordas).</w:t>
      </w:r>
    </w:p>
    <w:p w14:paraId="3499298E" w14:textId="2BA2949B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4</w:t>
      </w:r>
      <w:proofErr w:type="gramEnd"/>
      <w:r>
        <w:rPr>
          <w:rFonts w:ascii="Arial" w:hAnsi="Arial" w:cs="Arial"/>
        </w:rPr>
        <w:t xml:space="preserve"> – Uso de </w:t>
      </w:r>
      <w:proofErr w:type="spellStart"/>
      <w:r w:rsidRPr="00E10B86">
        <w:rPr>
          <w:rFonts w:ascii="Arial" w:hAnsi="Arial" w:cs="Arial"/>
          <w:i/>
        </w:rPr>
        <w:t>pooling</w:t>
      </w:r>
      <w:proofErr w:type="spellEnd"/>
      <w:r w:rsidR="00FE0BF7">
        <w:rPr>
          <w:rFonts w:ascii="Arial" w:hAnsi="Arial" w:cs="Arial"/>
        </w:rPr>
        <w:t xml:space="preserve"> – operação de</w:t>
      </w:r>
      <w:r w:rsidRPr="009C3411">
        <w:rPr>
          <w:rFonts w:ascii="Arial" w:hAnsi="Arial" w:cs="Arial"/>
        </w:rPr>
        <w:t xml:space="preserve"> redução da dimensionalidad</w:t>
      </w:r>
      <w:r>
        <w:rPr>
          <w:rFonts w:ascii="Arial" w:hAnsi="Arial" w:cs="Arial"/>
        </w:rPr>
        <w:t xml:space="preserve">e espacial das representações, na qual as dimensões X </w:t>
      </w:r>
      <w:r w:rsidRPr="00CC1B49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Y</w:t>
      </w:r>
      <w:r w:rsidRPr="00CC1B49">
        <w:rPr>
          <w:rFonts w:ascii="Arial" w:hAnsi="Arial" w:cs="Arial"/>
        </w:rPr>
        <w:t xml:space="preserve"> do volume 3D são </w:t>
      </w:r>
      <w:r>
        <w:rPr>
          <w:rFonts w:ascii="Arial" w:hAnsi="Arial" w:cs="Arial"/>
        </w:rPr>
        <w:t>reduzidas</w:t>
      </w:r>
      <w:r w:rsidRPr="00CC1B49">
        <w:rPr>
          <w:rFonts w:ascii="Arial" w:hAnsi="Arial" w:cs="Arial"/>
        </w:rPr>
        <w:t xml:space="preserve">. As camadas de agrupamento são removidas em cada enésima linha e coluna de um volume 3D. </w:t>
      </w:r>
    </w:p>
    <w:p w14:paraId="7E203311" w14:textId="3FAE9F27" w:rsidR="001C449E" w:rsidRPr="00C206F9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5</w:t>
      </w:r>
      <w:proofErr w:type="gramEnd"/>
      <w:r>
        <w:rPr>
          <w:rFonts w:ascii="Arial" w:hAnsi="Arial" w:cs="Arial"/>
        </w:rPr>
        <w:t xml:space="preserve"> - Uso de </w:t>
      </w:r>
      <w:proofErr w:type="spellStart"/>
      <w:r w:rsidRPr="00DF54A0">
        <w:rPr>
          <w:rFonts w:ascii="Arial" w:hAnsi="Arial" w:cs="Arial"/>
          <w:i/>
        </w:rPr>
        <w:t>Flatening</w:t>
      </w:r>
      <w:proofErr w:type="spellEnd"/>
      <w:r>
        <w:rPr>
          <w:rFonts w:ascii="Arial" w:hAnsi="Arial" w:cs="Arial"/>
        </w:rPr>
        <w:t xml:space="preserve"> -  camada normalmente utilizada para </w:t>
      </w:r>
      <w:r w:rsidRPr="00C405A0">
        <w:rPr>
          <w:rFonts w:ascii="Arial" w:hAnsi="Arial" w:cs="Arial"/>
        </w:rPr>
        <w:t xml:space="preserve">divisão da CNN </w:t>
      </w:r>
      <w:r>
        <w:rPr>
          <w:rFonts w:ascii="Arial" w:hAnsi="Arial" w:cs="Arial"/>
        </w:rPr>
        <w:t>em</w:t>
      </w:r>
      <w:r w:rsidRPr="00C405A0">
        <w:rPr>
          <w:rFonts w:ascii="Arial" w:hAnsi="Arial" w:cs="Arial"/>
        </w:rPr>
        <w:t xml:space="preserve"> 2 parte</w:t>
      </w:r>
      <w:r>
        <w:rPr>
          <w:rFonts w:ascii="Arial" w:hAnsi="Arial" w:cs="Arial"/>
        </w:rPr>
        <w:t>s (</w:t>
      </w:r>
      <w:r w:rsidR="00B70F6B">
        <w:rPr>
          <w:rFonts w:ascii="Arial" w:hAnsi="Arial" w:cs="Arial"/>
        </w:rPr>
        <w:t xml:space="preserve">de </w:t>
      </w:r>
      <w:r>
        <w:rPr>
          <w:rFonts w:ascii="Arial" w:hAnsi="Arial" w:cs="Arial"/>
        </w:rPr>
        <w:t xml:space="preserve">extração de características e </w:t>
      </w:r>
      <w:r w:rsidRPr="00C405A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rede neural tradicional). B</w:t>
      </w:r>
      <w:r w:rsidRPr="00C405A0">
        <w:rPr>
          <w:rFonts w:ascii="Arial" w:hAnsi="Arial" w:cs="Arial"/>
        </w:rPr>
        <w:t xml:space="preserve">asicamente </w:t>
      </w:r>
      <w:r>
        <w:rPr>
          <w:rFonts w:ascii="Arial" w:hAnsi="Arial" w:cs="Arial"/>
        </w:rPr>
        <w:t>transforma</w:t>
      </w:r>
      <w:r w:rsidRPr="00C405A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 matriz </w:t>
      </w:r>
      <w:r w:rsidRPr="00C405A0">
        <w:rPr>
          <w:rFonts w:ascii="Arial" w:hAnsi="Arial" w:cs="Arial"/>
        </w:rPr>
        <w:t xml:space="preserve">imagem, </w:t>
      </w:r>
      <w:r>
        <w:rPr>
          <w:rFonts w:ascii="Arial" w:hAnsi="Arial" w:cs="Arial"/>
        </w:rPr>
        <w:t>em</w:t>
      </w:r>
      <w:r w:rsidRPr="00C405A0">
        <w:rPr>
          <w:rFonts w:ascii="Arial" w:hAnsi="Arial" w:cs="Arial"/>
        </w:rPr>
        <w:t xml:space="preserve"> formato </w:t>
      </w:r>
      <w:r>
        <w:rPr>
          <w:rFonts w:ascii="Arial" w:hAnsi="Arial" w:cs="Arial"/>
        </w:rPr>
        <w:t>de</w:t>
      </w:r>
      <w:r w:rsidRPr="00C405A0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</w:rPr>
        <w:t>Array</w:t>
      </w:r>
      <w:proofErr w:type="spellEnd"/>
      <w:r w:rsidR="00C206F9">
        <w:rPr>
          <w:rFonts w:ascii="Arial" w:hAnsi="Arial" w:cs="Arial"/>
          <w:i/>
        </w:rPr>
        <w:t xml:space="preserve"> </w:t>
      </w:r>
      <w:r w:rsidR="00C206F9" w:rsidRPr="00C206F9">
        <w:rPr>
          <w:rFonts w:ascii="Arial" w:hAnsi="Arial" w:cs="Arial"/>
        </w:rPr>
        <w:t>(estrutura de dados que segue uma sequência não ordenada</w:t>
      </w:r>
      <w:proofErr w:type="gramStart"/>
      <w:r w:rsidR="00C206F9" w:rsidRPr="00C206F9">
        <w:rPr>
          <w:rFonts w:ascii="Arial" w:hAnsi="Arial" w:cs="Arial"/>
        </w:rPr>
        <w:t>)</w:t>
      </w:r>
      <w:proofErr w:type="gramEnd"/>
    </w:p>
    <w:p w14:paraId="345419AC" w14:textId="6D3F98C1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6</w:t>
      </w:r>
      <w:proofErr w:type="gramEnd"/>
      <w:r>
        <w:rPr>
          <w:rFonts w:ascii="Arial" w:hAnsi="Arial" w:cs="Arial"/>
        </w:rPr>
        <w:t xml:space="preserve"> – Uso de </w:t>
      </w:r>
      <w:proofErr w:type="spellStart"/>
      <w:r w:rsidRPr="00DF54A0">
        <w:rPr>
          <w:rFonts w:ascii="Arial" w:hAnsi="Arial" w:cs="Arial"/>
          <w:i/>
        </w:rPr>
        <w:t>Dropout</w:t>
      </w:r>
      <w:proofErr w:type="spellEnd"/>
      <w:r w:rsidRPr="00DF54A0"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>- processo de eliminação (temporária</w:t>
      </w:r>
      <w:r w:rsidRPr="0052458D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 xml:space="preserve">de </w:t>
      </w:r>
      <w:r w:rsidRPr="0052458D">
        <w:rPr>
          <w:rFonts w:ascii="Arial" w:hAnsi="Arial" w:cs="Arial"/>
        </w:rPr>
        <w:t xml:space="preserve">alguns dos neurônios na rede, </w:t>
      </w:r>
      <w:r>
        <w:rPr>
          <w:rFonts w:ascii="Arial" w:hAnsi="Arial" w:cs="Arial"/>
        </w:rPr>
        <w:t xml:space="preserve">contudo </w:t>
      </w:r>
      <w:r w:rsidRPr="0052458D">
        <w:rPr>
          <w:rFonts w:ascii="Arial" w:hAnsi="Arial" w:cs="Arial"/>
        </w:rPr>
        <w:t>deixando os neurôn</w:t>
      </w:r>
      <w:r>
        <w:rPr>
          <w:rFonts w:ascii="Arial" w:hAnsi="Arial" w:cs="Arial"/>
        </w:rPr>
        <w:t xml:space="preserve">ios de entrada e saída intocados. </w:t>
      </w:r>
    </w:p>
    <w:p w14:paraId="1969B720" w14:textId="2F8C9C71" w:rsidR="001C449E" w:rsidRDefault="001F76E4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7</w:t>
      </w:r>
      <w:proofErr w:type="gramEnd"/>
      <w:r>
        <w:rPr>
          <w:rFonts w:ascii="Arial" w:hAnsi="Arial" w:cs="Arial"/>
        </w:rPr>
        <w:t xml:space="preserve"> –Uso de função de ativação – </w:t>
      </w:r>
      <w:r w:rsidR="001C449E" w:rsidRPr="0052458D">
        <w:rPr>
          <w:rFonts w:ascii="Arial" w:hAnsi="Arial" w:cs="Arial"/>
        </w:rPr>
        <w:t xml:space="preserve"> utiliza</w:t>
      </w:r>
      <w:r>
        <w:rPr>
          <w:rFonts w:ascii="Arial" w:hAnsi="Arial" w:cs="Arial"/>
        </w:rPr>
        <w:t>ção de</w:t>
      </w:r>
      <w:r w:rsidR="001C449E" w:rsidRPr="0052458D">
        <w:rPr>
          <w:rFonts w:ascii="Arial" w:hAnsi="Arial" w:cs="Arial"/>
        </w:rPr>
        <w:t xml:space="preserve"> uma função </w:t>
      </w:r>
      <w:r w:rsidR="001C449E">
        <w:rPr>
          <w:rFonts w:ascii="Arial" w:hAnsi="Arial" w:cs="Arial"/>
        </w:rPr>
        <w:t xml:space="preserve">que </w:t>
      </w:r>
      <w:r>
        <w:rPr>
          <w:rFonts w:ascii="Arial" w:hAnsi="Arial" w:cs="Arial"/>
        </w:rPr>
        <w:t>traga</w:t>
      </w:r>
      <w:r w:rsidR="001C449E">
        <w:rPr>
          <w:rFonts w:ascii="Arial" w:hAnsi="Arial" w:cs="Arial"/>
        </w:rPr>
        <w:t xml:space="preserve"> </w:t>
      </w:r>
      <w:r w:rsidR="001C449E" w:rsidRPr="00B24FDD">
        <w:rPr>
          <w:rFonts w:ascii="Arial" w:hAnsi="Arial" w:cs="Arial"/>
        </w:rPr>
        <w:t xml:space="preserve">não-linearidades ao sistema, </w:t>
      </w:r>
      <w:r w:rsidR="001C449E">
        <w:rPr>
          <w:rFonts w:ascii="Arial" w:hAnsi="Arial" w:cs="Arial"/>
        </w:rPr>
        <w:t>de forma que a</w:t>
      </w:r>
      <w:r w:rsidR="001C449E" w:rsidRPr="00B24FDD">
        <w:rPr>
          <w:rFonts w:ascii="Arial" w:hAnsi="Arial" w:cs="Arial"/>
        </w:rPr>
        <w:t xml:space="preserve"> rede consiga aprender</w:t>
      </w:r>
      <w:r>
        <w:rPr>
          <w:rFonts w:ascii="Arial" w:hAnsi="Arial" w:cs="Arial"/>
        </w:rPr>
        <w:t xml:space="preserve"> </w:t>
      </w:r>
      <w:r w:rsidR="001C449E" w:rsidRPr="00B24FDD">
        <w:rPr>
          <w:rFonts w:ascii="Arial" w:hAnsi="Arial" w:cs="Arial"/>
        </w:rPr>
        <w:t xml:space="preserve"> qualquer tipo de funcionalidade</w:t>
      </w:r>
      <w:r w:rsidR="001C449E" w:rsidRPr="0052458D">
        <w:rPr>
          <w:rFonts w:ascii="Arial" w:hAnsi="Arial" w:cs="Arial"/>
        </w:rPr>
        <w:t>.</w:t>
      </w:r>
      <w:r w:rsidR="001C449E">
        <w:rPr>
          <w:rFonts w:ascii="Arial" w:hAnsi="Arial" w:cs="Arial"/>
        </w:rPr>
        <w:t xml:space="preserve"> Em </w:t>
      </w:r>
      <w:proofErr w:type="spellStart"/>
      <w:r w:rsidR="001C449E">
        <w:rPr>
          <w:rFonts w:ascii="Arial" w:hAnsi="Arial" w:cs="Arial"/>
        </w:rPr>
        <w:t>CNNs</w:t>
      </w:r>
      <w:proofErr w:type="spellEnd"/>
      <w:r w:rsidR="001C449E">
        <w:rPr>
          <w:rFonts w:ascii="Arial" w:hAnsi="Arial" w:cs="Arial"/>
        </w:rPr>
        <w:t xml:space="preserve"> comumente se adota a função </w:t>
      </w:r>
      <w:proofErr w:type="spellStart"/>
      <w:proofErr w:type="gramStart"/>
      <w:r w:rsidR="001C449E">
        <w:rPr>
          <w:rFonts w:ascii="Arial" w:hAnsi="Arial" w:cs="Arial"/>
        </w:rPr>
        <w:t>ReLu</w:t>
      </w:r>
      <w:proofErr w:type="spellEnd"/>
      <w:proofErr w:type="gramEnd"/>
      <w:r w:rsidR="001C449E">
        <w:rPr>
          <w:rFonts w:ascii="Arial" w:hAnsi="Arial" w:cs="Arial"/>
        </w:rPr>
        <w:t xml:space="preserve"> (</w:t>
      </w:r>
      <w:proofErr w:type="spellStart"/>
      <w:r w:rsidR="001C449E" w:rsidRPr="003E58AA">
        <w:rPr>
          <w:rFonts w:ascii="Arial" w:hAnsi="Arial" w:cs="Arial"/>
          <w:i/>
        </w:rPr>
        <w:t>Rectified</w:t>
      </w:r>
      <w:proofErr w:type="spellEnd"/>
      <w:r w:rsidR="001C449E" w:rsidRPr="003E58AA">
        <w:rPr>
          <w:rFonts w:ascii="Arial" w:hAnsi="Arial" w:cs="Arial"/>
          <w:i/>
        </w:rPr>
        <w:t xml:space="preserve"> Linear</w:t>
      </w:r>
      <w:r w:rsidR="003E58AA">
        <w:rPr>
          <w:rFonts w:ascii="Arial" w:hAnsi="Arial" w:cs="Arial"/>
          <w:i/>
        </w:rPr>
        <w:t xml:space="preserve"> </w:t>
      </w:r>
      <w:proofErr w:type="spellStart"/>
      <w:r w:rsidR="001C449E" w:rsidRPr="003E58AA">
        <w:rPr>
          <w:rFonts w:ascii="Arial" w:hAnsi="Arial" w:cs="Arial"/>
          <w:i/>
        </w:rPr>
        <w:t>Units</w:t>
      </w:r>
      <w:proofErr w:type="spellEnd"/>
      <w:r w:rsidR="001C449E">
        <w:t xml:space="preserve"> </w:t>
      </w:r>
      <w:r w:rsidR="001C449E">
        <w:rPr>
          <w:rFonts w:ascii="Arial" w:hAnsi="Arial" w:cs="Arial"/>
        </w:rPr>
        <w:t>)</w:t>
      </w:r>
      <w:r w:rsidR="00D260A2">
        <w:rPr>
          <w:rFonts w:ascii="Arial" w:hAnsi="Arial" w:cs="Arial"/>
        </w:rPr>
        <w:t xml:space="preserve"> </w:t>
      </w:r>
      <w:r w:rsidR="001C449E" w:rsidRPr="00B24FDD">
        <w:rPr>
          <w:rFonts w:ascii="Arial" w:hAnsi="Arial" w:cs="Arial"/>
        </w:rPr>
        <w:t xml:space="preserve">por ser mais eficiente computacionalmente sem grandes diferenças de acurácia quando comparada a outras funções. </w:t>
      </w:r>
      <w:r w:rsidR="001C449E">
        <w:rPr>
          <w:rFonts w:ascii="Arial" w:hAnsi="Arial" w:cs="Arial"/>
        </w:rPr>
        <w:t xml:space="preserve">A </w:t>
      </w:r>
      <w:proofErr w:type="spellStart"/>
      <w:proofErr w:type="gramStart"/>
      <w:r w:rsidR="001C449E">
        <w:rPr>
          <w:rFonts w:ascii="Arial" w:hAnsi="Arial" w:cs="Arial"/>
        </w:rPr>
        <w:t>ReLu</w:t>
      </w:r>
      <w:proofErr w:type="spellEnd"/>
      <w:proofErr w:type="gramEnd"/>
      <w:r w:rsidR="001C449E" w:rsidRPr="00B24FDD">
        <w:rPr>
          <w:rFonts w:ascii="Arial" w:hAnsi="Arial" w:cs="Arial"/>
        </w:rPr>
        <w:t xml:space="preserve"> zera todos os valores negati</w:t>
      </w:r>
      <w:r w:rsidR="001C449E">
        <w:rPr>
          <w:rFonts w:ascii="Arial" w:hAnsi="Arial" w:cs="Arial"/>
        </w:rPr>
        <w:t>vos da saída da camada anterior.</w:t>
      </w:r>
    </w:p>
    <w:p w14:paraId="07A2FFB9" w14:textId="7389DDF4" w:rsidR="001C449E" w:rsidRDefault="00082E9C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8 – Uso de</w:t>
      </w:r>
      <w:r w:rsidR="001C449E" w:rsidRPr="00EE7EE9">
        <w:rPr>
          <w:rFonts w:ascii="Arial" w:hAnsi="Arial" w:cs="Arial"/>
        </w:rPr>
        <w:t xml:space="preserve"> camada </w:t>
      </w:r>
      <w:proofErr w:type="spellStart"/>
      <w:r w:rsidR="001C449E">
        <w:rPr>
          <w:rFonts w:ascii="Arial" w:hAnsi="Arial" w:cs="Arial"/>
          <w:i/>
        </w:rPr>
        <w:t>Fully</w:t>
      </w:r>
      <w:proofErr w:type="spellEnd"/>
      <w:r w:rsidR="001C449E">
        <w:rPr>
          <w:rFonts w:ascii="Arial" w:hAnsi="Arial" w:cs="Arial"/>
          <w:i/>
        </w:rPr>
        <w:t xml:space="preserve"> </w:t>
      </w:r>
      <w:proofErr w:type="spellStart"/>
      <w:r w:rsidR="001C449E">
        <w:rPr>
          <w:rFonts w:ascii="Arial" w:hAnsi="Arial" w:cs="Arial"/>
          <w:i/>
        </w:rPr>
        <w:t>C</w:t>
      </w:r>
      <w:r w:rsidR="001C449E" w:rsidRPr="00EE7EE9">
        <w:rPr>
          <w:rFonts w:ascii="Arial" w:hAnsi="Arial" w:cs="Arial"/>
          <w:i/>
        </w:rPr>
        <w:t>onnected</w:t>
      </w:r>
      <w:proofErr w:type="spellEnd"/>
      <w:r w:rsidR="001C449E">
        <w:rPr>
          <w:rFonts w:ascii="Arial" w:hAnsi="Arial" w:cs="Arial"/>
        </w:rPr>
        <w:t xml:space="preserve"> (FC)</w:t>
      </w:r>
      <w:r w:rsidR="00DF3435">
        <w:rPr>
          <w:rFonts w:ascii="Arial" w:hAnsi="Arial" w:cs="Arial"/>
        </w:rPr>
        <w:t xml:space="preserve"> ou totalmente conectada – camada cuja</w:t>
      </w:r>
      <w:r w:rsidR="003E58AA">
        <w:rPr>
          <w:rFonts w:ascii="Arial" w:hAnsi="Arial" w:cs="Arial"/>
        </w:rPr>
        <w:t xml:space="preserve"> </w:t>
      </w:r>
      <w:r w:rsidR="001C449E" w:rsidRPr="00EE7EE9">
        <w:rPr>
          <w:rFonts w:ascii="Arial" w:hAnsi="Arial" w:cs="Arial"/>
        </w:rPr>
        <w:t xml:space="preserve">entrada é </w:t>
      </w:r>
      <w:proofErr w:type="gramStart"/>
      <w:r w:rsidR="00FA2525">
        <w:rPr>
          <w:rFonts w:ascii="Arial" w:hAnsi="Arial" w:cs="Arial"/>
        </w:rPr>
        <w:t>a</w:t>
      </w:r>
      <w:proofErr w:type="gramEnd"/>
      <w:r w:rsidR="001C449E" w:rsidRPr="00EE7EE9">
        <w:rPr>
          <w:rFonts w:ascii="Arial" w:hAnsi="Arial" w:cs="Arial"/>
        </w:rPr>
        <w:t xml:space="preserve"> saída da camada anterior e </w:t>
      </w:r>
      <w:r w:rsidR="003E58AA" w:rsidRPr="00EE7EE9">
        <w:rPr>
          <w:rFonts w:ascii="Arial" w:hAnsi="Arial" w:cs="Arial"/>
        </w:rPr>
        <w:t>sua saída é</w:t>
      </w:r>
      <w:r w:rsidR="003E58AA" w:rsidRPr="003E58AA">
        <w:rPr>
          <w:rFonts w:ascii="Arial" w:hAnsi="Arial" w:cs="Arial"/>
        </w:rPr>
        <w:t xml:space="preserve"> “</w:t>
      </w:r>
      <w:r w:rsidR="001C449E" w:rsidRPr="003E58AA">
        <w:rPr>
          <w:rFonts w:ascii="Arial" w:hAnsi="Arial" w:cs="Arial"/>
          <w:iCs/>
        </w:rPr>
        <w:t>N</w:t>
      </w:r>
      <w:r w:rsidR="00DF3435" w:rsidRPr="003E58AA">
        <w:rPr>
          <w:rFonts w:ascii="Arial" w:hAnsi="Arial" w:cs="Arial"/>
        </w:rPr>
        <w:t>”</w:t>
      </w:r>
      <w:r w:rsidR="003E58AA">
        <w:rPr>
          <w:rFonts w:ascii="Arial" w:hAnsi="Arial" w:cs="Arial"/>
        </w:rPr>
        <w:t xml:space="preserve"> </w:t>
      </w:r>
      <w:r w:rsidR="001C449E" w:rsidRPr="00EE7EE9">
        <w:rPr>
          <w:rFonts w:ascii="Arial" w:hAnsi="Arial" w:cs="Arial"/>
        </w:rPr>
        <w:t>neurônios, com</w:t>
      </w:r>
      <w:r w:rsidR="003E58AA">
        <w:rPr>
          <w:rFonts w:ascii="Arial" w:hAnsi="Arial" w:cs="Arial"/>
        </w:rPr>
        <w:t xml:space="preserve"> </w:t>
      </w:r>
      <w:r w:rsidR="00DF3435" w:rsidRPr="003E58AA">
        <w:rPr>
          <w:rFonts w:ascii="Arial" w:hAnsi="Arial" w:cs="Arial"/>
        </w:rPr>
        <w:t>”</w:t>
      </w:r>
      <w:r w:rsidR="001C449E" w:rsidRPr="003E58AA">
        <w:rPr>
          <w:rFonts w:ascii="Arial" w:hAnsi="Arial" w:cs="Arial"/>
          <w:iCs/>
        </w:rPr>
        <w:t>N</w:t>
      </w:r>
      <w:r w:rsidR="00DF3435" w:rsidRPr="003E58AA">
        <w:rPr>
          <w:rFonts w:ascii="Arial" w:hAnsi="Arial" w:cs="Arial"/>
        </w:rPr>
        <w:t>”</w:t>
      </w:r>
      <w:r w:rsidR="00DF3435">
        <w:rPr>
          <w:rFonts w:ascii="Arial" w:hAnsi="Arial" w:cs="Arial"/>
        </w:rPr>
        <w:t xml:space="preserve"> </w:t>
      </w:r>
      <w:r w:rsidR="001C449E" w:rsidRPr="00EE7EE9">
        <w:rPr>
          <w:rFonts w:ascii="Arial" w:hAnsi="Arial" w:cs="Arial"/>
        </w:rPr>
        <w:t>send</w:t>
      </w:r>
      <w:r w:rsidR="001C449E">
        <w:rPr>
          <w:rFonts w:ascii="Arial" w:hAnsi="Arial" w:cs="Arial"/>
        </w:rPr>
        <w:t>o a quantidade de classes do</w:t>
      </w:r>
      <w:r w:rsidR="001C449E" w:rsidRPr="00EE7EE9">
        <w:rPr>
          <w:rFonts w:ascii="Arial" w:hAnsi="Arial" w:cs="Arial"/>
        </w:rPr>
        <w:t xml:space="preserve"> modelo para finalizar a classificação</w:t>
      </w:r>
      <w:r w:rsidR="001C449E">
        <w:rPr>
          <w:rFonts w:ascii="Arial" w:hAnsi="Arial" w:cs="Arial"/>
        </w:rPr>
        <w:t>. Ou seja, n</w:t>
      </w:r>
      <w:r w:rsidR="001C449E" w:rsidRPr="00697D68">
        <w:rPr>
          <w:rFonts w:ascii="Arial" w:hAnsi="Arial" w:cs="Arial"/>
        </w:rPr>
        <w:t xml:space="preserve">o final da rede, o volume 3D de neurônios é convertido em camadas totalmente conectadas, que determinam a classe da imagem na camada de saída. </w:t>
      </w:r>
    </w:p>
    <w:p w14:paraId="2289ED51" w14:textId="55AAEC14" w:rsidR="001C449E" w:rsidRPr="00CC2DBB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</w:rPr>
        <w:t>.</w:t>
      </w:r>
      <w:r w:rsidRPr="00CC2DBB">
        <w:t xml:space="preserve"> </w:t>
      </w:r>
    </w:p>
    <w:p w14:paraId="20620C9A" w14:textId="77777777" w:rsidR="001C449E" w:rsidRDefault="001C449E" w:rsidP="00AA4C2E">
      <w:pPr>
        <w:spacing w:line="312" w:lineRule="auto"/>
        <w:rPr>
          <w:rFonts w:eastAsia="Arial"/>
        </w:rPr>
      </w:pPr>
    </w:p>
    <w:p w14:paraId="0C88E05F" w14:textId="77777777" w:rsidR="001C449E" w:rsidRDefault="001C449E" w:rsidP="00AA4C2E">
      <w:pPr>
        <w:spacing w:line="312" w:lineRule="auto"/>
        <w:rPr>
          <w:rFonts w:eastAsia="Arial"/>
        </w:rPr>
      </w:pPr>
    </w:p>
    <w:p w14:paraId="7A1460C5" w14:textId="77777777" w:rsidR="001C449E" w:rsidRPr="009765DE" w:rsidRDefault="001C449E" w:rsidP="00AA4C2E">
      <w:pPr>
        <w:spacing w:line="312" w:lineRule="auto"/>
        <w:rPr>
          <w:rFonts w:eastAsia="Arial"/>
        </w:rPr>
      </w:pPr>
    </w:p>
    <w:p w14:paraId="7AD1519C" w14:textId="77777777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B34CB2D" w14:textId="77777777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09" w:hanging="709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436360C7" w14:textId="77777777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09" w:hanging="709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56848D8E" w14:textId="77777777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09" w:hanging="709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36376391" w14:textId="77777777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09" w:hanging="709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05F3897F" w14:textId="77777777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09" w:hanging="709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6AEE7C1D" w14:textId="77777777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09" w:hanging="709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75D90A83" w14:textId="77777777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4ED10F29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453F685E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2C93BB23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3A7EF127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32F62AED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28D9A40F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4077A4BF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48F8104C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6F961670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6BE7B6EE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3361A633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4431AEFF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41133684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49A93C9B" w14:textId="77777777" w:rsidR="00E54CFF" w:rsidRDefault="00E54CFF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191F438B" w14:textId="7C86F50D" w:rsidR="00E54CFF" w:rsidRDefault="00E54CFF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436D94C9" w14:textId="345FD55C" w:rsidR="00124D88" w:rsidRPr="00E54CFF" w:rsidRDefault="00E54CFF" w:rsidP="00E54CFF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06A2A0E9" w14:textId="2FF636B0" w:rsidR="001C449E" w:rsidRPr="00DC083C" w:rsidRDefault="001C449E" w:rsidP="00DC083C">
      <w:pPr>
        <w:pStyle w:val="Ttulo1"/>
        <w:numPr>
          <w:ilvl w:val="0"/>
          <w:numId w:val="13"/>
        </w:numPr>
        <w:spacing w:line="312" w:lineRule="auto"/>
        <w:rPr>
          <w:rFonts w:eastAsia="Arial"/>
        </w:rPr>
      </w:pPr>
      <w:bookmarkStart w:id="13" w:name="_Toc75716633"/>
      <w:r w:rsidRPr="00341D45">
        <w:rPr>
          <w:rFonts w:eastAsia="Arial"/>
        </w:rPr>
        <w:lastRenderedPageBreak/>
        <w:t xml:space="preserve">GERAÇÃO, SELEÇÃO E SIMPLIFICAÇÃO DO BANCO DE </w:t>
      </w:r>
      <w:r w:rsidR="00856322" w:rsidRPr="00341D45">
        <w:rPr>
          <w:rFonts w:eastAsia="Arial"/>
        </w:rPr>
        <w:t>DADOS.</w:t>
      </w:r>
      <w:bookmarkEnd w:id="13"/>
    </w:p>
    <w:p w14:paraId="2803D0A1" w14:textId="6E18796C" w:rsidR="001C449E" w:rsidRPr="00A45AEB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 banco de dados utilizado</w:t>
      </w:r>
      <w:r w:rsidR="00856322">
        <w:rPr>
          <w:rFonts w:ascii="Arial" w:hAnsi="Arial" w:cs="Arial"/>
        </w:rPr>
        <w:t xml:space="preserve"> no </w:t>
      </w:r>
      <w:r w:rsidR="00856322" w:rsidRPr="00856322">
        <w:rPr>
          <w:rFonts w:ascii="Arial" w:hAnsi="Arial" w:cs="Arial"/>
          <w:i/>
        </w:rPr>
        <w:t>script</w:t>
      </w:r>
      <w:r>
        <w:rPr>
          <w:rFonts w:ascii="Arial" w:hAnsi="Arial" w:cs="Arial"/>
        </w:rPr>
        <w:t xml:space="preserve"> foi gerado a partir de campanhas de monitoramento para detecção de emissões fugitivas em unidades de produção de O&amp;G em ambiente offshore. Durante o monitoramento</w:t>
      </w:r>
      <w:r w:rsidRPr="00A45AEB">
        <w:rPr>
          <w:rFonts w:ascii="Arial" w:hAnsi="Arial" w:cs="Arial"/>
        </w:rPr>
        <w:t>, a câmera</w:t>
      </w:r>
      <w:r>
        <w:rPr>
          <w:rFonts w:ascii="Arial" w:hAnsi="Arial" w:cs="Arial"/>
        </w:rPr>
        <w:t xml:space="preserve"> IR</w:t>
      </w:r>
      <w:r w:rsidRPr="00A45AE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foi</w:t>
      </w:r>
      <w:r w:rsidRPr="00A45AEB">
        <w:rPr>
          <w:rFonts w:ascii="Arial" w:hAnsi="Arial" w:cs="Arial"/>
        </w:rPr>
        <w:t xml:space="preserve"> posicionada em diversos ângulos de visão. </w:t>
      </w:r>
      <w:r>
        <w:rPr>
          <w:rFonts w:ascii="Arial" w:hAnsi="Arial" w:cs="Arial"/>
        </w:rPr>
        <w:t xml:space="preserve">A pluma identificada </w:t>
      </w:r>
      <w:r w:rsidR="00856322">
        <w:rPr>
          <w:rFonts w:ascii="Arial" w:hAnsi="Arial" w:cs="Arial"/>
        </w:rPr>
        <w:t>foi</w:t>
      </w:r>
      <w:r>
        <w:rPr>
          <w:rFonts w:ascii="Arial" w:hAnsi="Arial" w:cs="Arial"/>
        </w:rPr>
        <w:t xml:space="preserve"> </w:t>
      </w:r>
      <w:r w:rsidRPr="00A45AEB">
        <w:rPr>
          <w:rFonts w:ascii="Arial" w:hAnsi="Arial" w:cs="Arial"/>
        </w:rPr>
        <w:t xml:space="preserve">registrada como vídeo ou foto para avaliações subsequentes. </w:t>
      </w:r>
    </w:p>
    <w:p w14:paraId="5E32E135" w14:textId="3AAC30CB" w:rsidR="001C449E" w:rsidRPr="00A45AEB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A45AEB">
        <w:rPr>
          <w:rFonts w:ascii="Arial" w:hAnsi="Arial" w:cs="Arial"/>
        </w:rPr>
        <w:t>Os principais fatores que afetam a detecção de vazamentos pelo método OGI são: parâmetros meteorológicos (</w:t>
      </w:r>
      <w:proofErr w:type="spellStart"/>
      <w:r w:rsidRPr="00A45AEB">
        <w:rPr>
          <w:rFonts w:ascii="Arial" w:hAnsi="Arial" w:cs="Arial"/>
        </w:rPr>
        <w:t>ex</w:t>
      </w:r>
      <w:proofErr w:type="spellEnd"/>
      <w:r w:rsidRPr="00A45AEB">
        <w:rPr>
          <w:rFonts w:ascii="Arial" w:hAnsi="Arial" w:cs="Arial"/>
        </w:rPr>
        <w:t xml:space="preserve">: temperatura, vento, umidade, radiação solar), treinamento do operador da câmera, tempo de observação dos componentes, ângulos e distâncias de visualização, bem como os tipos de compostos presentes na emissão gasosa. </w:t>
      </w:r>
      <w:r w:rsidR="00124D88">
        <w:rPr>
          <w:rFonts w:ascii="Arial" w:hAnsi="Arial" w:cs="Arial"/>
        </w:rPr>
        <w:t xml:space="preserve"> </w:t>
      </w:r>
      <w:r w:rsidRPr="00A45AEB">
        <w:rPr>
          <w:rFonts w:ascii="Arial" w:hAnsi="Arial" w:cs="Arial"/>
        </w:rPr>
        <w:t>Quando a câmera</w:t>
      </w:r>
      <w:r w:rsidR="00856322">
        <w:rPr>
          <w:rFonts w:ascii="Arial" w:hAnsi="Arial" w:cs="Arial"/>
        </w:rPr>
        <w:t xml:space="preserve"> </w:t>
      </w:r>
      <w:proofErr w:type="gramStart"/>
      <w:r w:rsidR="00856322">
        <w:rPr>
          <w:rFonts w:ascii="Arial" w:hAnsi="Arial" w:cs="Arial"/>
        </w:rPr>
        <w:t>IR</w:t>
      </w:r>
      <w:proofErr w:type="gramEnd"/>
      <w:r w:rsidRPr="00A45AEB">
        <w:rPr>
          <w:rFonts w:ascii="Arial" w:hAnsi="Arial" w:cs="Arial"/>
        </w:rPr>
        <w:t xml:space="preserve"> está em operação, a mesma detecta a absorção de luz infravermelha de uma pluma de gás. O fluxo de radiação infravermelha (IR) está condicionado à diferença de temperatura. Para que uma imagem seja gravada pela câmera IR, deve haver uma diferença de temperatura (∆T) entre o gás que está sendo emitido e o fundo</w:t>
      </w:r>
      <w:r w:rsidR="00856322">
        <w:rPr>
          <w:rFonts w:ascii="Arial" w:hAnsi="Arial" w:cs="Arial"/>
        </w:rPr>
        <w:t xml:space="preserve"> (</w:t>
      </w:r>
      <w:r w:rsidR="00856322" w:rsidRPr="00856322">
        <w:rPr>
          <w:rFonts w:ascii="Arial" w:hAnsi="Arial" w:cs="Arial"/>
          <w:i/>
        </w:rPr>
        <w:t>background</w:t>
      </w:r>
      <w:r w:rsidR="00856322">
        <w:rPr>
          <w:rFonts w:ascii="Arial" w:hAnsi="Arial" w:cs="Arial"/>
        </w:rPr>
        <w:t>)</w:t>
      </w:r>
      <w:r w:rsidRPr="00A45AEB">
        <w:rPr>
          <w:rFonts w:ascii="Arial" w:hAnsi="Arial" w:cs="Arial"/>
        </w:rPr>
        <w:t>.</w:t>
      </w:r>
    </w:p>
    <w:p w14:paraId="6D70CB25" w14:textId="511A0E6B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 xml:space="preserve">O </w:t>
      </w:r>
      <w:proofErr w:type="spellStart"/>
      <w:r w:rsidRPr="00856322">
        <w:rPr>
          <w:rFonts w:ascii="Arial" w:hAnsi="Arial" w:cs="Arial"/>
          <w:i/>
        </w:rPr>
        <w:t>database</w:t>
      </w:r>
      <w:proofErr w:type="spellEnd"/>
      <w:proofErr w:type="gramEnd"/>
      <w:r>
        <w:rPr>
          <w:rFonts w:ascii="Arial" w:hAnsi="Arial" w:cs="Arial"/>
        </w:rPr>
        <w:t xml:space="preserve"> utilizado para processamento foi obtido via extração de fotos a partir de vídeos realizados </w:t>
      </w:r>
      <w:r w:rsidRPr="00A45AEB">
        <w:rPr>
          <w:rFonts w:ascii="Arial" w:hAnsi="Arial" w:cs="Arial"/>
        </w:rPr>
        <w:t>com a câmera</w:t>
      </w:r>
      <w:r>
        <w:rPr>
          <w:rFonts w:ascii="Arial" w:hAnsi="Arial" w:cs="Arial"/>
        </w:rPr>
        <w:t xml:space="preserve"> IR</w:t>
      </w:r>
      <w:r w:rsidRPr="00A45AEB">
        <w:rPr>
          <w:rFonts w:ascii="Arial" w:hAnsi="Arial" w:cs="Arial"/>
        </w:rPr>
        <w:t xml:space="preserve"> GF-320</w:t>
      </w:r>
      <w:r w:rsidR="00E54CFF">
        <w:rPr>
          <w:rFonts w:ascii="Arial" w:hAnsi="Arial" w:cs="Arial"/>
        </w:rPr>
        <w:t xml:space="preserve"> (FLIR). </w:t>
      </w:r>
      <w:r>
        <w:rPr>
          <w:rFonts w:ascii="Arial" w:hAnsi="Arial" w:cs="Arial"/>
        </w:rPr>
        <w:t>Os componentes de linha de processo selecionados foram os cap</w:t>
      </w:r>
      <w:r w:rsidR="00856322">
        <w:rPr>
          <w:rFonts w:ascii="Arial" w:hAnsi="Arial" w:cs="Arial"/>
        </w:rPr>
        <w:t xml:space="preserve"> de válvulas</w:t>
      </w:r>
      <w:r>
        <w:rPr>
          <w:rFonts w:ascii="Arial" w:hAnsi="Arial" w:cs="Arial"/>
        </w:rPr>
        <w:t xml:space="preserve"> e flanges, </w:t>
      </w:r>
      <w:r w:rsidR="00856322">
        <w:rPr>
          <w:rFonts w:ascii="Arial" w:hAnsi="Arial" w:cs="Arial"/>
        </w:rPr>
        <w:t>a T</w:t>
      </w:r>
      <w:r>
        <w:rPr>
          <w:rFonts w:ascii="Arial" w:hAnsi="Arial" w:cs="Arial"/>
        </w:rPr>
        <w:t xml:space="preserve">abela </w:t>
      </w:r>
      <w:r w:rsidR="00856322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apresenta o conteúdo do banco de dados. Logo, foi construído um ban</w:t>
      </w:r>
      <w:r w:rsidR="0093139C">
        <w:rPr>
          <w:rFonts w:ascii="Arial" w:hAnsi="Arial" w:cs="Arial"/>
        </w:rPr>
        <w:t>c</w:t>
      </w:r>
      <w:r>
        <w:rPr>
          <w:rFonts w:ascii="Arial" w:hAnsi="Arial" w:cs="Arial"/>
        </w:rPr>
        <w:t xml:space="preserve">o de dados binários, </w:t>
      </w:r>
      <w:proofErr w:type="spellStart"/>
      <w:proofErr w:type="gramStart"/>
      <w:r>
        <w:rPr>
          <w:rFonts w:ascii="Arial" w:hAnsi="Arial" w:cs="Arial"/>
        </w:rPr>
        <w:t>COMfugitivas</w:t>
      </w:r>
      <w:proofErr w:type="spellEnd"/>
      <w:proofErr w:type="gram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SEMfugitivas</w:t>
      </w:r>
      <w:proofErr w:type="spellEnd"/>
      <w:r>
        <w:t>.</w:t>
      </w:r>
    </w:p>
    <w:p w14:paraId="1B2E4999" w14:textId="77777777" w:rsidR="001C449E" w:rsidRPr="00124D8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sz w:val="16"/>
          <w:szCs w:val="16"/>
        </w:rPr>
      </w:pPr>
    </w:p>
    <w:p w14:paraId="59CA2F7F" w14:textId="405A76EA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2913E4">
        <w:rPr>
          <w:rFonts w:ascii="Arial" w:hAnsi="Arial" w:cs="Arial"/>
          <w:b/>
        </w:rPr>
        <w:t xml:space="preserve">Tabela </w:t>
      </w:r>
      <w:r w:rsidR="00856322">
        <w:rPr>
          <w:rFonts w:ascii="Arial" w:hAnsi="Arial" w:cs="Arial"/>
          <w:b/>
        </w:rPr>
        <w:t>3</w:t>
      </w:r>
      <w:r>
        <w:rPr>
          <w:rFonts w:ascii="Arial" w:hAnsi="Arial" w:cs="Arial"/>
        </w:rPr>
        <w:t xml:space="preserve"> – Detalhamento do banco de dados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68"/>
        <w:gridCol w:w="2968"/>
      </w:tblGrid>
      <w:tr w:rsidR="001C449E" w14:paraId="36C82B71" w14:textId="77777777" w:rsidTr="009B70F3">
        <w:trPr>
          <w:trHeight w:val="399"/>
        </w:trPr>
        <w:tc>
          <w:tcPr>
            <w:tcW w:w="2968" w:type="dxa"/>
          </w:tcPr>
          <w:p w14:paraId="3C8D0ED4" w14:textId="77777777" w:rsidR="001C449E" w:rsidRPr="009179ED" w:rsidRDefault="001C449E" w:rsidP="00AA4C2E">
            <w:pPr>
              <w:spacing w:after="120" w:line="312" w:lineRule="auto"/>
              <w:jc w:val="both"/>
              <w:rPr>
                <w:rFonts w:ascii="Arial" w:hAnsi="Arial" w:cs="Arial"/>
                <w:b/>
              </w:rPr>
            </w:pPr>
            <w:proofErr w:type="spellStart"/>
            <w:proofErr w:type="gramStart"/>
            <w:r w:rsidRPr="009179ED">
              <w:rPr>
                <w:rFonts w:ascii="Arial" w:hAnsi="Arial" w:cs="Arial"/>
                <w:b/>
              </w:rPr>
              <w:t>COMfugitivas</w:t>
            </w:r>
            <w:proofErr w:type="spellEnd"/>
            <w:proofErr w:type="gramEnd"/>
            <w:r w:rsidRPr="009179ED"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2968" w:type="dxa"/>
          </w:tcPr>
          <w:p w14:paraId="0A7E9FE1" w14:textId="77777777" w:rsidR="001C449E" w:rsidRPr="009179ED" w:rsidRDefault="001C449E" w:rsidP="00AA4C2E">
            <w:pPr>
              <w:spacing w:after="120" w:line="312" w:lineRule="auto"/>
              <w:jc w:val="both"/>
              <w:rPr>
                <w:rFonts w:ascii="Arial" w:hAnsi="Arial" w:cs="Arial"/>
                <w:b/>
              </w:rPr>
            </w:pPr>
            <w:proofErr w:type="spellStart"/>
            <w:proofErr w:type="gramStart"/>
            <w:r w:rsidRPr="009179ED">
              <w:rPr>
                <w:rFonts w:ascii="Arial" w:hAnsi="Arial" w:cs="Arial"/>
                <w:b/>
              </w:rPr>
              <w:t>SEMfugitivas</w:t>
            </w:r>
            <w:proofErr w:type="spellEnd"/>
            <w:proofErr w:type="gramEnd"/>
          </w:p>
        </w:tc>
      </w:tr>
      <w:tr w:rsidR="001C449E" w14:paraId="7D7E832B" w14:textId="77777777" w:rsidTr="009B70F3">
        <w:trPr>
          <w:trHeight w:val="399"/>
        </w:trPr>
        <w:tc>
          <w:tcPr>
            <w:tcW w:w="2968" w:type="dxa"/>
          </w:tcPr>
          <w:p w14:paraId="38376A70" w14:textId="77777777" w:rsidR="001C449E" w:rsidRDefault="001C449E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1_CAP.jpg</w:t>
            </w:r>
          </w:p>
        </w:tc>
        <w:tc>
          <w:tcPr>
            <w:tcW w:w="2968" w:type="dxa"/>
          </w:tcPr>
          <w:p w14:paraId="40FB231A" w14:textId="77777777" w:rsidR="001C449E" w:rsidRDefault="001C449E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CAP_S_1.jpg</w:t>
            </w:r>
          </w:p>
        </w:tc>
      </w:tr>
      <w:tr w:rsidR="001C449E" w14:paraId="378535B8" w14:textId="77777777" w:rsidTr="009B70F3">
        <w:trPr>
          <w:trHeight w:val="399"/>
        </w:trPr>
        <w:tc>
          <w:tcPr>
            <w:tcW w:w="2968" w:type="dxa"/>
          </w:tcPr>
          <w:p w14:paraId="797B09F2" w14:textId="77777777" w:rsidR="001C449E" w:rsidRDefault="001C449E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Pr="009179ED">
              <w:rPr>
                <w:rFonts w:ascii="Arial" w:hAnsi="Arial" w:cs="Arial"/>
              </w:rPr>
              <w:t>_CAP.jpg</w:t>
            </w:r>
          </w:p>
        </w:tc>
        <w:tc>
          <w:tcPr>
            <w:tcW w:w="2968" w:type="dxa"/>
          </w:tcPr>
          <w:p w14:paraId="0039768A" w14:textId="77777777" w:rsidR="001C449E" w:rsidRDefault="001C449E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CAP_S_</w:t>
            </w:r>
            <w:r>
              <w:rPr>
                <w:rFonts w:ascii="Arial" w:hAnsi="Arial" w:cs="Arial"/>
              </w:rPr>
              <w:t>2</w:t>
            </w:r>
            <w:r w:rsidRPr="009179ED">
              <w:rPr>
                <w:rFonts w:ascii="Arial" w:hAnsi="Arial" w:cs="Arial"/>
              </w:rPr>
              <w:t>.jpg</w:t>
            </w:r>
          </w:p>
        </w:tc>
      </w:tr>
      <w:tr w:rsidR="001C449E" w14:paraId="11DBE60E" w14:textId="77777777" w:rsidTr="009B70F3">
        <w:trPr>
          <w:trHeight w:val="399"/>
        </w:trPr>
        <w:tc>
          <w:tcPr>
            <w:tcW w:w="2968" w:type="dxa"/>
          </w:tcPr>
          <w:p w14:paraId="0C6AA66B" w14:textId="77777777" w:rsidR="001C449E" w:rsidRDefault="001C449E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Pr="009179ED">
              <w:rPr>
                <w:rFonts w:ascii="Arial" w:hAnsi="Arial" w:cs="Arial"/>
              </w:rPr>
              <w:t>_CAP.jpg</w:t>
            </w:r>
          </w:p>
        </w:tc>
        <w:tc>
          <w:tcPr>
            <w:tcW w:w="2968" w:type="dxa"/>
          </w:tcPr>
          <w:p w14:paraId="727F1F2D" w14:textId="77777777" w:rsidR="001C449E" w:rsidRDefault="001C449E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Pr="009179ED">
              <w:rPr>
                <w:rFonts w:ascii="Arial" w:hAnsi="Arial" w:cs="Arial"/>
              </w:rPr>
              <w:t>LANGE_SEM_1.jpg</w:t>
            </w:r>
          </w:p>
        </w:tc>
      </w:tr>
      <w:tr w:rsidR="001C449E" w14:paraId="397F70F1" w14:textId="77777777" w:rsidTr="009B70F3">
        <w:trPr>
          <w:trHeight w:val="399"/>
        </w:trPr>
        <w:tc>
          <w:tcPr>
            <w:tcW w:w="2968" w:type="dxa"/>
          </w:tcPr>
          <w:p w14:paraId="3C155F5C" w14:textId="77777777" w:rsidR="001C449E" w:rsidRDefault="001C449E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FLANGE_1.jpg</w:t>
            </w:r>
          </w:p>
        </w:tc>
        <w:tc>
          <w:tcPr>
            <w:tcW w:w="2968" w:type="dxa"/>
          </w:tcPr>
          <w:p w14:paraId="1AF80FB6" w14:textId="77777777" w:rsidR="001C449E" w:rsidRDefault="001C449E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FLANGE_SEM_</w:t>
            </w:r>
            <w:r>
              <w:rPr>
                <w:rFonts w:ascii="Arial" w:hAnsi="Arial" w:cs="Arial"/>
              </w:rPr>
              <w:t>2</w:t>
            </w:r>
            <w:r w:rsidRPr="009179ED">
              <w:rPr>
                <w:rFonts w:ascii="Arial" w:hAnsi="Arial" w:cs="Arial"/>
              </w:rPr>
              <w:t>.jpg</w:t>
            </w:r>
          </w:p>
        </w:tc>
      </w:tr>
      <w:tr w:rsidR="001C449E" w14:paraId="63134654" w14:textId="77777777" w:rsidTr="009B70F3">
        <w:trPr>
          <w:trHeight w:val="399"/>
        </w:trPr>
        <w:tc>
          <w:tcPr>
            <w:tcW w:w="2968" w:type="dxa"/>
          </w:tcPr>
          <w:p w14:paraId="691C8D63" w14:textId="77777777" w:rsidR="001C449E" w:rsidRDefault="001C449E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</w:t>
            </w:r>
            <w:r>
              <w:rPr>
                <w:rFonts w:ascii="Arial" w:hAnsi="Arial" w:cs="Arial"/>
              </w:rPr>
              <w:t>2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968" w:type="dxa"/>
          </w:tcPr>
          <w:p w14:paraId="076905E1" w14:textId="77777777" w:rsidR="001C449E" w:rsidRDefault="001C449E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FLANGE_SEM_</w:t>
            </w:r>
            <w:r>
              <w:rPr>
                <w:rFonts w:ascii="Arial" w:hAnsi="Arial" w:cs="Arial"/>
              </w:rPr>
              <w:t>3</w:t>
            </w:r>
            <w:r w:rsidRPr="009179ED">
              <w:rPr>
                <w:rFonts w:ascii="Arial" w:hAnsi="Arial" w:cs="Arial"/>
              </w:rPr>
              <w:t>.jpg</w:t>
            </w:r>
          </w:p>
        </w:tc>
      </w:tr>
      <w:tr w:rsidR="001C449E" w14:paraId="3F2BAC0C" w14:textId="77777777" w:rsidTr="009B70F3">
        <w:trPr>
          <w:trHeight w:val="414"/>
        </w:trPr>
        <w:tc>
          <w:tcPr>
            <w:tcW w:w="2968" w:type="dxa"/>
          </w:tcPr>
          <w:p w14:paraId="757DEA31" w14:textId="77777777" w:rsidR="001C449E" w:rsidRDefault="001C449E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proofErr w:type="gramStart"/>
            <w:r w:rsidRPr="009179ED">
              <w:rPr>
                <w:rFonts w:ascii="Arial" w:hAnsi="Arial" w:cs="Arial"/>
              </w:rPr>
              <w:t>FLANGE_</w:t>
            </w:r>
            <w:r>
              <w:rPr>
                <w:rFonts w:ascii="Arial" w:hAnsi="Arial" w:cs="Arial"/>
              </w:rPr>
              <w:t>3</w:t>
            </w:r>
            <w:r w:rsidRPr="009179ED">
              <w:rPr>
                <w:rFonts w:ascii="Arial" w:hAnsi="Arial" w:cs="Arial"/>
              </w:rPr>
              <w:t>jpg</w:t>
            </w:r>
            <w:proofErr w:type="gramEnd"/>
          </w:p>
        </w:tc>
        <w:tc>
          <w:tcPr>
            <w:tcW w:w="2968" w:type="dxa"/>
          </w:tcPr>
          <w:p w14:paraId="7A8E464B" w14:textId="77777777" w:rsidR="001C449E" w:rsidRDefault="001C449E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FLANGE_SEM_</w:t>
            </w:r>
            <w:r>
              <w:rPr>
                <w:rFonts w:ascii="Arial" w:hAnsi="Arial" w:cs="Arial"/>
              </w:rPr>
              <w:t>4</w:t>
            </w:r>
            <w:r w:rsidRPr="009179ED">
              <w:rPr>
                <w:rFonts w:ascii="Arial" w:hAnsi="Arial" w:cs="Arial"/>
              </w:rPr>
              <w:t>.jpg</w:t>
            </w:r>
          </w:p>
        </w:tc>
      </w:tr>
      <w:tr w:rsidR="001C449E" w14:paraId="6C6B585B" w14:textId="77777777" w:rsidTr="009B70F3">
        <w:trPr>
          <w:trHeight w:val="399"/>
        </w:trPr>
        <w:tc>
          <w:tcPr>
            <w:tcW w:w="2968" w:type="dxa"/>
          </w:tcPr>
          <w:p w14:paraId="09742B7E" w14:textId="77777777" w:rsidR="001C449E" w:rsidRDefault="001C449E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</w:t>
            </w:r>
            <w:r>
              <w:rPr>
                <w:rFonts w:ascii="Arial" w:hAnsi="Arial" w:cs="Arial"/>
              </w:rPr>
              <w:t>4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968" w:type="dxa"/>
          </w:tcPr>
          <w:p w14:paraId="48B5402A" w14:textId="77777777" w:rsidR="001C449E" w:rsidRDefault="001C449E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</w:p>
        </w:tc>
      </w:tr>
    </w:tbl>
    <w:p w14:paraId="6D2997BD" w14:textId="77777777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0565C4D2" w14:textId="1B86FE13" w:rsidR="001C449E" w:rsidRPr="00124D88" w:rsidRDefault="0093139C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 imagens geradas foram salvas em </w:t>
      </w:r>
      <w:r w:rsidRPr="00AB1A7B">
        <w:rPr>
          <w:rFonts w:ascii="Arial" w:hAnsi="Arial" w:cs="Arial"/>
          <w:i/>
        </w:rPr>
        <w:t xml:space="preserve">Joint </w:t>
      </w:r>
      <w:proofErr w:type="spellStart"/>
      <w:r w:rsidRPr="00AB1A7B">
        <w:rPr>
          <w:rFonts w:ascii="Arial" w:hAnsi="Arial" w:cs="Arial"/>
          <w:i/>
        </w:rPr>
        <w:t>Photographics</w:t>
      </w:r>
      <w:proofErr w:type="spellEnd"/>
      <w:r w:rsidRPr="00AB1A7B">
        <w:rPr>
          <w:rFonts w:ascii="Arial" w:hAnsi="Arial" w:cs="Arial"/>
          <w:i/>
        </w:rPr>
        <w:t xml:space="preserve"> Experts </w:t>
      </w:r>
      <w:proofErr w:type="spellStart"/>
      <w:r w:rsidRPr="00AB1A7B">
        <w:rPr>
          <w:rFonts w:ascii="Arial" w:hAnsi="Arial" w:cs="Arial"/>
          <w:i/>
        </w:rPr>
        <w:t>Group</w:t>
      </w:r>
      <w:proofErr w:type="spellEnd"/>
      <w:r>
        <w:rPr>
          <w:rFonts w:ascii="Arial" w:hAnsi="Arial" w:cs="Arial"/>
        </w:rPr>
        <w:t xml:space="preserve"> (JPEG) que</w:t>
      </w:r>
      <w:r w:rsidRPr="006655F7">
        <w:rPr>
          <w:rFonts w:ascii="Arial" w:hAnsi="Arial" w:cs="Arial"/>
        </w:rPr>
        <w:t xml:space="preserve"> é um dos formatos mais populares, devido à boa taxa de compactação em 24 bits</w:t>
      </w:r>
      <w:r>
        <w:rPr>
          <w:rFonts w:ascii="Arial" w:hAnsi="Arial" w:cs="Arial"/>
        </w:rPr>
        <w:t xml:space="preserve"> </w:t>
      </w:r>
      <w:r w:rsidRPr="006655F7">
        <w:rPr>
          <w:rFonts w:ascii="Arial" w:hAnsi="Arial" w:cs="Arial"/>
        </w:rPr>
        <w:t>(16</w:t>
      </w:r>
      <w:r w:rsidR="005E0F4B" w:rsidRPr="006655F7">
        <w:rPr>
          <w:rFonts w:ascii="Arial" w:hAnsi="Arial" w:cs="Arial"/>
        </w:rPr>
        <w:t xml:space="preserve"> </w:t>
      </w:r>
      <w:r w:rsidRPr="006655F7">
        <w:rPr>
          <w:rFonts w:ascii="Arial" w:hAnsi="Arial" w:cs="Arial"/>
        </w:rPr>
        <w:t>milhões de cores), e permit</w:t>
      </w:r>
      <w:r>
        <w:rPr>
          <w:rFonts w:ascii="Arial" w:hAnsi="Arial" w:cs="Arial"/>
        </w:rPr>
        <w:t>ir a</w:t>
      </w:r>
      <w:r w:rsidRPr="006655F7">
        <w:rPr>
          <w:rFonts w:ascii="Arial" w:hAnsi="Arial" w:cs="Arial"/>
        </w:rPr>
        <w:t xml:space="preserve"> escolher a taxa de compactação dos dados da</w:t>
      </w:r>
      <w:r w:rsidR="00D260A2" w:rsidRPr="006655F7">
        <w:rPr>
          <w:rFonts w:ascii="Arial" w:hAnsi="Arial" w:cs="Arial"/>
        </w:rPr>
        <w:t xml:space="preserve"> </w:t>
      </w:r>
      <w:r w:rsidRPr="006655F7">
        <w:rPr>
          <w:rFonts w:ascii="Arial" w:hAnsi="Arial" w:cs="Arial"/>
        </w:rPr>
        <w:t xml:space="preserve">imagem (quanto mais compactado menor a qualidade). </w:t>
      </w:r>
      <w:r w:rsidR="001C449E" w:rsidRPr="00CC2DBB">
        <w:rPr>
          <w:rFonts w:ascii="Arial" w:hAnsi="Arial" w:cs="Arial"/>
        </w:rPr>
        <w:t xml:space="preserve">Os padrões de </w:t>
      </w:r>
      <w:r w:rsidR="001C449E">
        <w:rPr>
          <w:rFonts w:ascii="Arial" w:hAnsi="Arial" w:cs="Arial"/>
        </w:rPr>
        <w:t>compactação</w:t>
      </w:r>
      <w:r w:rsidR="001C449E" w:rsidRPr="00CC2DBB">
        <w:rPr>
          <w:rFonts w:ascii="Arial" w:hAnsi="Arial" w:cs="Arial"/>
        </w:rPr>
        <w:t xml:space="preserve"> de image</w:t>
      </w:r>
      <w:r>
        <w:rPr>
          <w:rFonts w:ascii="Arial" w:hAnsi="Arial" w:cs="Arial"/>
        </w:rPr>
        <w:t>ns</w:t>
      </w:r>
      <w:r w:rsidR="001C449E" w:rsidRPr="00CC2DBB">
        <w:rPr>
          <w:rFonts w:ascii="Arial" w:hAnsi="Arial" w:cs="Arial"/>
        </w:rPr>
        <w:t xml:space="preserve"> tr</w:t>
      </w:r>
      <w:r w:rsidR="001C449E">
        <w:rPr>
          <w:rFonts w:ascii="Arial" w:hAnsi="Arial" w:cs="Arial"/>
        </w:rPr>
        <w:t>adicionais, como JPEG</w:t>
      </w:r>
      <w:r w:rsidR="00E54CFF">
        <w:rPr>
          <w:rFonts w:ascii="Arial" w:hAnsi="Arial" w:cs="Arial"/>
        </w:rPr>
        <w:t xml:space="preserve"> ou JPG</w:t>
      </w:r>
      <w:r w:rsidR="001C449E">
        <w:rPr>
          <w:rFonts w:ascii="Arial" w:hAnsi="Arial" w:cs="Arial"/>
        </w:rPr>
        <w:t xml:space="preserve">, </w:t>
      </w:r>
      <w:r w:rsidR="001C449E" w:rsidRPr="00CC2DBB">
        <w:rPr>
          <w:rFonts w:ascii="Arial" w:hAnsi="Arial" w:cs="Arial"/>
        </w:rPr>
        <w:t>são construídos sobre a transformação e quantização em bloco, cujo objetivo é reduzir o número de bits de codificação</w:t>
      </w:r>
      <w:r>
        <w:rPr>
          <w:rFonts w:ascii="Arial" w:hAnsi="Arial" w:cs="Arial"/>
        </w:rPr>
        <w:t xml:space="preserve"> </w:t>
      </w:r>
      <w:r w:rsidR="001C449E" w:rsidRPr="0093139C">
        <w:rPr>
          <w:rFonts w:ascii="Arial" w:hAnsi="Arial" w:cs="Arial"/>
        </w:rPr>
        <w:t>(</w:t>
      </w:r>
      <w:proofErr w:type="spellStart"/>
      <w:r w:rsidR="001C449E" w:rsidRPr="0093139C">
        <w:rPr>
          <w:rFonts w:ascii="Arial" w:hAnsi="Arial" w:cs="Arial"/>
        </w:rPr>
        <w:t>Zhao</w:t>
      </w:r>
      <w:proofErr w:type="spellEnd"/>
      <w:r w:rsidR="001C449E" w:rsidRPr="0093139C">
        <w:rPr>
          <w:rFonts w:ascii="Arial" w:hAnsi="Arial" w:cs="Arial"/>
        </w:rPr>
        <w:t xml:space="preserve"> </w:t>
      </w:r>
      <w:proofErr w:type="gramStart"/>
      <w:r w:rsidR="001C449E" w:rsidRPr="0093139C">
        <w:rPr>
          <w:rFonts w:ascii="Arial" w:hAnsi="Arial" w:cs="Arial"/>
          <w:i/>
        </w:rPr>
        <w:t>et</w:t>
      </w:r>
      <w:proofErr w:type="gramEnd"/>
      <w:r w:rsidR="001C449E" w:rsidRPr="0093139C">
        <w:rPr>
          <w:rFonts w:ascii="Arial" w:hAnsi="Arial" w:cs="Arial"/>
          <w:i/>
        </w:rPr>
        <w:t xml:space="preserve"> al</w:t>
      </w:r>
      <w:r w:rsidR="001C449E" w:rsidRPr="0093139C">
        <w:rPr>
          <w:rFonts w:ascii="Arial" w:hAnsi="Arial" w:cs="Arial"/>
        </w:rPr>
        <w:t>, 2019)</w:t>
      </w:r>
      <w:r w:rsidR="00D260A2">
        <w:rPr>
          <w:rFonts w:ascii="Arial" w:hAnsi="Arial" w:cs="Arial"/>
        </w:rPr>
        <w:t>.</w:t>
      </w:r>
      <w:r w:rsidR="001C449E">
        <w:br w:type="page"/>
      </w:r>
    </w:p>
    <w:p w14:paraId="0A782BA6" w14:textId="4F99F0D3" w:rsidR="00F77A7B" w:rsidRPr="00DC083C" w:rsidRDefault="008514E9" w:rsidP="00DC083C">
      <w:pPr>
        <w:pStyle w:val="Ttulo1"/>
        <w:spacing w:line="312" w:lineRule="auto"/>
        <w:rPr>
          <w:rFonts w:eastAsia="Arial"/>
        </w:rPr>
      </w:pPr>
      <w:bookmarkStart w:id="14" w:name="_Toc75716634"/>
      <w:r>
        <w:rPr>
          <w:rFonts w:eastAsia="Arial"/>
        </w:rPr>
        <w:lastRenderedPageBreak/>
        <w:t>5</w:t>
      </w:r>
      <w:r w:rsidR="001C449E">
        <w:rPr>
          <w:rFonts w:eastAsia="Arial"/>
        </w:rPr>
        <w:t xml:space="preserve">. </w:t>
      </w:r>
      <w:r w:rsidR="00E971E2">
        <w:rPr>
          <w:rFonts w:eastAsia="Arial"/>
        </w:rPr>
        <w:t>DISCUSSÃO</w:t>
      </w:r>
      <w:r w:rsidR="00615EBE">
        <w:rPr>
          <w:rFonts w:eastAsia="Arial"/>
        </w:rPr>
        <w:t xml:space="preserve"> DO SCRIPT E DOS</w:t>
      </w:r>
      <w:r w:rsidR="001C449E" w:rsidRPr="004409A5">
        <w:rPr>
          <w:rFonts w:eastAsia="Arial"/>
        </w:rPr>
        <w:t xml:space="preserve"> RESULTADOS</w:t>
      </w:r>
      <w:bookmarkEnd w:id="14"/>
    </w:p>
    <w:p w14:paraId="32693DE4" w14:textId="139CD5FB" w:rsidR="00F77A7B" w:rsidRPr="00DC083C" w:rsidRDefault="00E54CFF" w:rsidP="00DC083C">
      <w:pPr>
        <w:pStyle w:val="Ttulo3"/>
        <w:spacing w:line="312" w:lineRule="auto"/>
        <w:rPr>
          <w:i/>
          <w:sz w:val="32"/>
          <w:szCs w:val="32"/>
        </w:rPr>
      </w:pPr>
      <w:bookmarkStart w:id="15" w:name="_Toc75716635"/>
      <w:r w:rsidRPr="00E54CFF">
        <w:rPr>
          <w:sz w:val="32"/>
          <w:szCs w:val="32"/>
        </w:rPr>
        <w:t>5.1.</w:t>
      </w:r>
      <w:r w:rsidR="001C449E" w:rsidRPr="00E54CFF">
        <w:rPr>
          <w:sz w:val="32"/>
          <w:szCs w:val="32"/>
        </w:rPr>
        <w:t xml:space="preserve"> Discussão do </w:t>
      </w:r>
      <w:r w:rsidR="001C449E" w:rsidRPr="00E54CFF">
        <w:rPr>
          <w:i/>
          <w:sz w:val="32"/>
          <w:szCs w:val="32"/>
        </w:rPr>
        <w:t>script</w:t>
      </w:r>
      <w:bookmarkEnd w:id="15"/>
    </w:p>
    <w:p w14:paraId="6788A95A" w14:textId="675E4619" w:rsidR="00F77A7B" w:rsidRDefault="001C449E" w:rsidP="00E54CFF">
      <w:pPr>
        <w:spacing w:line="312" w:lineRule="auto"/>
        <w:jc w:val="both"/>
        <w:rPr>
          <w:rFonts w:ascii="Arial" w:hAnsi="Arial" w:cs="Arial"/>
        </w:rPr>
      </w:pPr>
      <w:r w:rsidRPr="00493E4E">
        <w:rPr>
          <w:rFonts w:ascii="Arial" w:hAnsi="Arial" w:cs="Arial"/>
        </w:rPr>
        <w:t xml:space="preserve">O </w:t>
      </w:r>
      <w:r w:rsidR="00F77A7B" w:rsidRPr="00BC593C">
        <w:rPr>
          <w:rFonts w:ascii="Arial" w:hAnsi="Arial" w:cs="Arial"/>
          <w:i/>
        </w:rPr>
        <w:t>script</w:t>
      </w:r>
      <w:r w:rsidRPr="00493E4E">
        <w:rPr>
          <w:rFonts w:ascii="Arial" w:hAnsi="Arial" w:cs="Arial"/>
        </w:rPr>
        <w:t xml:space="preserve"> </w:t>
      </w:r>
      <w:r w:rsidR="00F77A7B" w:rsidRPr="00493E4E">
        <w:rPr>
          <w:rFonts w:ascii="Arial" w:hAnsi="Arial" w:cs="Arial"/>
        </w:rPr>
        <w:t>utilizado</w:t>
      </w:r>
      <w:r w:rsidR="008D635C">
        <w:rPr>
          <w:rFonts w:ascii="Arial" w:hAnsi="Arial" w:cs="Arial"/>
        </w:rPr>
        <w:t xml:space="preserve"> (ver anexo </w:t>
      </w:r>
      <w:proofErr w:type="gramStart"/>
      <w:r w:rsidR="008D635C">
        <w:rPr>
          <w:rFonts w:ascii="Arial" w:hAnsi="Arial" w:cs="Arial"/>
        </w:rPr>
        <w:t>1</w:t>
      </w:r>
      <w:proofErr w:type="gramEnd"/>
      <w:r w:rsidR="008D635C">
        <w:rPr>
          <w:rFonts w:ascii="Arial" w:hAnsi="Arial" w:cs="Arial"/>
        </w:rPr>
        <w:t>)</w:t>
      </w:r>
      <w:r w:rsidR="00F77A7B" w:rsidRPr="00493E4E">
        <w:rPr>
          <w:rFonts w:ascii="Arial" w:hAnsi="Arial" w:cs="Arial"/>
        </w:rPr>
        <w:t xml:space="preserve"> </w:t>
      </w:r>
      <w:r w:rsidRPr="00493E4E">
        <w:rPr>
          <w:rFonts w:ascii="Arial" w:hAnsi="Arial" w:cs="Arial"/>
        </w:rPr>
        <w:t>foi escrito na linguagem de programação Python</w:t>
      </w:r>
      <w:r w:rsidR="00F77A7B">
        <w:rPr>
          <w:rFonts w:ascii="Arial" w:hAnsi="Arial" w:cs="Arial"/>
        </w:rPr>
        <w:t xml:space="preserve">, que possui </w:t>
      </w:r>
      <w:r w:rsidRPr="00493E4E">
        <w:rPr>
          <w:rFonts w:ascii="Arial" w:hAnsi="Arial" w:cs="Arial"/>
        </w:rPr>
        <w:t xml:space="preserve">muitas bibliotecas disponíveis </w:t>
      </w:r>
      <w:r w:rsidR="00F77A7B">
        <w:rPr>
          <w:rFonts w:ascii="Arial" w:hAnsi="Arial" w:cs="Arial"/>
        </w:rPr>
        <w:t>em</w:t>
      </w:r>
      <w:r w:rsidRPr="00493E4E">
        <w:rPr>
          <w:rFonts w:ascii="Arial" w:hAnsi="Arial" w:cs="Arial"/>
        </w:rPr>
        <w:t xml:space="preserve"> código aberto</w:t>
      </w:r>
      <w:r w:rsidR="00F77A7B">
        <w:rPr>
          <w:rFonts w:ascii="Arial" w:hAnsi="Arial" w:cs="Arial"/>
        </w:rPr>
        <w:t xml:space="preserve"> (como o </w:t>
      </w:r>
      <w:proofErr w:type="spellStart"/>
      <w:r w:rsidR="00F77A7B" w:rsidRPr="009D2081">
        <w:rPr>
          <w:rFonts w:ascii="Arial" w:hAnsi="Arial" w:cs="Arial"/>
        </w:rPr>
        <w:t>Tensoflow</w:t>
      </w:r>
      <w:proofErr w:type="spellEnd"/>
      <w:r w:rsidR="00F77A7B">
        <w:rPr>
          <w:rFonts w:ascii="Arial" w:hAnsi="Arial" w:cs="Arial"/>
        </w:rPr>
        <w:t>)</w:t>
      </w:r>
    </w:p>
    <w:p w14:paraId="441566EE" w14:textId="7284971F" w:rsidR="001C449E" w:rsidRPr="009D2081" w:rsidRDefault="001C449E" w:rsidP="00E54CFF">
      <w:pPr>
        <w:spacing w:line="312" w:lineRule="auto"/>
        <w:jc w:val="both"/>
        <w:rPr>
          <w:rFonts w:ascii="Arial" w:hAnsi="Arial" w:cs="Arial"/>
        </w:rPr>
      </w:pPr>
      <w:r w:rsidRPr="009D2081">
        <w:rPr>
          <w:rFonts w:ascii="Arial" w:hAnsi="Arial" w:cs="Arial"/>
        </w:rPr>
        <w:t>O script adotou o API</w:t>
      </w:r>
      <w:r w:rsidR="006A04CA" w:rsidRPr="009D2081">
        <w:rPr>
          <w:rFonts w:ascii="Arial" w:hAnsi="Arial" w:cs="Arial"/>
        </w:rPr>
        <w:t xml:space="preserve"> </w:t>
      </w:r>
      <w:r w:rsidR="00F77A7B" w:rsidRPr="009D2081">
        <w:rPr>
          <w:rFonts w:ascii="Arial" w:hAnsi="Arial" w:cs="Arial"/>
        </w:rPr>
        <w:t>(</w:t>
      </w:r>
      <w:proofErr w:type="spellStart"/>
      <w:r w:rsidR="00F77A7B" w:rsidRPr="006A04CA">
        <w:rPr>
          <w:rFonts w:ascii="Arial" w:hAnsi="Arial" w:cs="Arial"/>
          <w:i/>
        </w:rPr>
        <w:t>Application</w:t>
      </w:r>
      <w:proofErr w:type="spellEnd"/>
      <w:r w:rsidR="00F77A7B" w:rsidRPr="006A04CA">
        <w:rPr>
          <w:rFonts w:ascii="Arial" w:hAnsi="Arial" w:cs="Arial"/>
          <w:i/>
        </w:rPr>
        <w:t xml:space="preserve"> </w:t>
      </w:r>
      <w:proofErr w:type="spellStart"/>
      <w:r w:rsidR="00F77A7B" w:rsidRPr="006A04CA">
        <w:rPr>
          <w:rFonts w:ascii="Arial" w:hAnsi="Arial" w:cs="Arial"/>
          <w:i/>
        </w:rPr>
        <w:t>Programming</w:t>
      </w:r>
      <w:proofErr w:type="spellEnd"/>
      <w:r w:rsidR="00F77A7B" w:rsidRPr="006A04CA">
        <w:rPr>
          <w:rFonts w:ascii="Arial" w:hAnsi="Arial" w:cs="Arial"/>
          <w:i/>
        </w:rPr>
        <w:t xml:space="preserve"> Interface</w:t>
      </w:r>
      <w:r w:rsidR="00F77A7B" w:rsidRPr="009D2081">
        <w:rPr>
          <w:rFonts w:ascii="Arial" w:hAnsi="Arial" w:cs="Arial"/>
        </w:rPr>
        <w:t>)</w:t>
      </w:r>
      <w:r w:rsidR="009D2081">
        <w:rPr>
          <w:rFonts w:ascii="Arial" w:hAnsi="Arial" w:cs="Arial"/>
        </w:rPr>
        <w:t xml:space="preserve"> </w:t>
      </w:r>
      <w:r w:rsidRPr="009D2081">
        <w:rPr>
          <w:rFonts w:ascii="Arial" w:hAnsi="Arial" w:cs="Arial"/>
        </w:rPr>
        <w:t xml:space="preserve">do </w:t>
      </w:r>
      <w:proofErr w:type="spellStart"/>
      <w:r w:rsidR="00F77A7B" w:rsidRPr="009D2081">
        <w:rPr>
          <w:rFonts w:ascii="Arial" w:hAnsi="Arial" w:cs="Arial"/>
        </w:rPr>
        <w:t>T</w:t>
      </w:r>
      <w:r w:rsidRPr="009D2081">
        <w:rPr>
          <w:rFonts w:ascii="Arial" w:hAnsi="Arial" w:cs="Arial"/>
        </w:rPr>
        <w:t>ensorflow</w:t>
      </w:r>
      <w:proofErr w:type="spellEnd"/>
      <w:r w:rsidR="00E54CFF">
        <w:rPr>
          <w:rFonts w:ascii="Arial" w:hAnsi="Arial" w:cs="Arial"/>
        </w:rPr>
        <w:t xml:space="preserve">, </w:t>
      </w:r>
      <w:r w:rsidR="008D635C" w:rsidRPr="009D2081">
        <w:rPr>
          <w:rFonts w:ascii="Arial" w:hAnsi="Arial" w:cs="Arial"/>
        </w:rPr>
        <w:t>KERAS,</w:t>
      </w:r>
      <w:r w:rsidRPr="009D2081">
        <w:rPr>
          <w:rFonts w:ascii="Arial" w:hAnsi="Arial" w:cs="Arial"/>
        </w:rPr>
        <w:t xml:space="preserve"> um modelo sequencial do tipo</w:t>
      </w:r>
      <w:r w:rsidR="009C5ACA" w:rsidRPr="009D2081">
        <w:rPr>
          <w:rFonts w:ascii="Arial" w:hAnsi="Arial" w:cs="Arial"/>
        </w:rPr>
        <w:t xml:space="preserve"> </w:t>
      </w:r>
      <w:r w:rsidRPr="009C5ACA">
        <w:rPr>
          <w:rFonts w:ascii="Arial" w:hAnsi="Arial" w:cs="Arial"/>
          <w:i/>
        </w:rPr>
        <w:t>pipeline</w:t>
      </w:r>
      <w:r w:rsidRPr="009D2081">
        <w:rPr>
          <w:rFonts w:ascii="Arial" w:hAnsi="Arial" w:cs="Arial"/>
        </w:rPr>
        <w:t xml:space="preserve"> com</w:t>
      </w:r>
      <w:r w:rsidR="009C5ACA" w:rsidRPr="009D2081">
        <w:rPr>
          <w:rFonts w:ascii="Arial" w:hAnsi="Arial" w:cs="Arial"/>
        </w:rPr>
        <w:t xml:space="preserve"> </w:t>
      </w:r>
      <w:r w:rsidRPr="009D2081">
        <w:rPr>
          <w:rFonts w:ascii="Arial" w:hAnsi="Arial" w:cs="Arial"/>
        </w:rPr>
        <w:t xml:space="preserve">camadas de redes neurais. </w:t>
      </w:r>
    </w:p>
    <w:p w14:paraId="089F7A57" w14:textId="412FC88E" w:rsidR="001C449E" w:rsidRPr="00162CC2" w:rsidRDefault="00493E4E" w:rsidP="00E54CFF">
      <w:pPr>
        <w:spacing w:line="312" w:lineRule="auto"/>
        <w:jc w:val="both"/>
        <w:rPr>
          <w:rFonts w:ascii="Arial" w:hAnsi="Arial" w:cs="Arial"/>
        </w:rPr>
      </w:pPr>
      <w:r w:rsidRPr="009D2081">
        <w:rPr>
          <w:rFonts w:ascii="Arial" w:hAnsi="Arial" w:cs="Arial"/>
        </w:rPr>
        <w:t>O</w:t>
      </w:r>
      <w:r w:rsidR="001C449E" w:rsidRPr="008D635C">
        <w:rPr>
          <w:rFonts w:ascii="Arial" w:hAnsi="Arial" w:cs="Arial"/>
        </w:rPr>
        <w:t xml:space="preserve"> conjunto de dados foi</w:t>
      </w:r>
      <w:r w:rsidR="009C5ACA" w:rsidRPr="008D635C">
        <w:rPr>
          <w:rFonts w:ascii="Arial" w:hAnsi="Arial" w:cs="Arial"/>
        </w:rPr>
        <w:t xml:space="preserve"> </w:t>
      </w:r>
      <w:r w:rsidR="001C449E" w:rsidRPr="008D635C">
        <w:rPr>
          <w:rFonts w:ascii="Arial" w:hAnsi="Arial" w:cs="Arial"/>
        </w:rPr>
        <w:t>div</w:t>
      </w:r>
      <w:r w:rsidR="00E54CFF">
        <w:rPr>
          <w:rFonts w:ascii="Arial" w:hAnsi="Arial" w:cs="Arial"/>
        </w:rPr>
        <w:t>idido em dois</w:t>
      </w:r>
      <w:r w:rsidR="001C449E" w:rsidRPr="008D635C">
        <w:rPr>
          <w:rFonts w:ascii="Arial" w:hAnsi="Arial" w:cs="Arial"/>
        </w:rPr>
        <w:t>: treinamento e teste. O conjunto de dados</w:t>
      </w:r>
      <w:r w:rsidR="00E54CFF">
        <w:rPr>
          <w:rFonts w:ascii="Arial" w:hAnsi="Arial" w:cs="Arial"/>
        </w:rPr>
        <w:t xml:space="preserve"> adotado</w:t>
      </w:r>
      <w:r w:rsidRPr="008D635C">
        <w:rPr>
          <w:rFonts w:ascii="Arial" w:hAnsi="Arial" w:cs="Arial"/>
        </w:rPr>
        <w:t xml:space="preserve"> (</w:t>
      </w:r>
      <w:proofErr w:type="spellStart"/>
      <w:r w:rsidRPr="008D635C">
        <w:rPr>
          <w:rFonts w:ascii="Arial" w:hAnsi="Arial" w:cs="Arial"/>
          <w:i/>
        </w:rPr>
        <w:t>dataset</w:t>
      </w:r>
      <w:proofErr w:type="spellEnd"/>
      <w:r w:rsidRPr="008D635C">
        <w:rPr>
          <w:rFonts w:ascii="Arial" w:hAnsi="Arial" w:cs="Arial"/>
        </w:rPr>
        <w:t>)</w:t>
      </w:r>
      <w:r w:rsidR="001C449E" w:rsidRPr="008D635C">
        <w:rPr>
          <w:rFonts w:ascii="Arial" w:hAnsi="Arial" w:cs="Arial"/>
        </w:rPr>
        <w:t xml:space="preserve"> </w:t>
      </w:r>
      <w:r w:rsidR="00E54CFF">
        <w:rPr>
          <w:rFonts w:ascii="Arial" w:hAnsi="Arial" w:cs="Arial"/>
        </w:rPr>
        <w:t xml:space="preserve">está </w:t>
      </w:r>
      <w:r w:rsidR="001C449E" w:rsidRPr="008D635C">
        <w:rPr>
          <w:rFonts w:ascii="Arial" w:hAnsi="Arial" w:cs="Arial"/>
        </w:rPr>
        <w:t xml:space="preserve">descrito na Tabela </w:t>
      </w:r>
      <w:r w:rsidRPr="008D635C">
        <w:rPr>
          <w:rFonts w:ascii="Arial" w:hAnsi="Arial" w:cs="Arial"/>
        </w:rPr>
        <w:t>3</w:t>
      </w:r>
      <w:r w:rsidR="00E54CFF">
        <w:rPr>
          <w:rFonts w:ascii="Arial" w:hAnsi="Arial" w:cs="Arial"/>
        </w:rPr>
        <w:t>.</w:t>
      </w:r>
    </w:p>
    <w:p w14:paraId="692515D3" w14:textId="108F28CA" w:rsidR="001C449E" w:rsidRDefault="00493E4E" w:rsidP="00E54CFF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fim de </w:t>
      </w:r>
      <w:r w:rsidR="006B3EB1">
        <w:rPr>
          <w:rFonts w:ascii="Arial" w:hAnsi="Arial" w:cs="Arial"/>
        </w:rPr>
        <w:t xml:space="preserve">melhorar </w:t>
      </w:r>
      <w:r w:rsidR="000F1716">
        <w:rPr>
          <w:rFonts w:ascii="Arial" w:hAnsi="Arial" w:cs="Arial"/>
        </w:rPr>
        <w:t xml:space="preserve">a capacidade de generalização do classificador </w:t>
      </w:r>
      <w:r>
        <w:rPr>
          <w:rFonts w:ascii="Arial" w:hAnsi="Arial" w:cs="Arial"/>
        </w:rPr>
        <w:t>a partir do conjunto de dados</w:t>
      </w:r>
      <w:r w:rsidR="00E54CF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 aumentar o </w:t>
      </w:r>
      <w:proofErr w:type="spellStart"/>
      <w:r w:rsidRPr="009C5ACA">
        <w:rPr>
          <w:rFonts w:ascii="Arial" w:hAnsi="Arial" w:cs="Arial"/>
          <w:i/>
        </w:rPr>
        <w:t>dataset</w:t>
      </w:r>
      <w:proofErr w:type="spellEnd"/>
      <w:r w:rsidR="009C5AC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foram utilizadas as operações de</w:t>
      </w:r>
      <w:proofErr w:type="gramStart"/>
      <w:r w:rsidR="001C449E">
        <w:rPr>
          <w:rFonts w:ascii="Arial" w:hAnsi="Arial" w:cs="Arial"/>
        </w:rPr>
        <w:t xml:space="preserve">  </w:t>
      </w:r>
      <w:proofErr w:type="gramEnd"/>
      <w:r w:rsidR="001C449E" w:rsidRPr="009C5ACA">
        <w:rPr>
          <w:rFonts w:ascii="Arial" w:hAnsi="Arial" w:cs="Arial"/>
          <w:i/>
        </w:rPr>
        <w:t xml:space="preserve">Data </w:t>
      </w:r>
      <w:proofErr w:type="spellStart"/>
      <w:r w:rsidR="001C449E" w:rsidRPr="009C5ACA">
        <w:rPr>
          <w:rFonts w:ascii="Arial" w:hAnsi="Arial" w:cs="Arial"/>
          <w:i/>
        </w:rPr>
        <w:t>Augmentation</w:t>
      </w:r>
      <w:proofErr w:type="spellEnd"/>
      <w:r w:rsidRPr="009C5ACA">
        <w:rPr>
          <w:rFonts w:ascii="Arial" w:hAnsi="Arial" w:cs="Arial"/>
          <w:i/>
        </w:rPr>
        <w:t xml:space="preserve"> e</w:t>
      </w:r>
      <w:r w:rsidR="001C449E" w:rsidRPr="009C5ACA">
        <w:rPr>
          <w:rFonts w:ascii="Arial" w:hAnsi="Arial" w:cs="Arial"/>
          <w:i/>
        </w:rPr>
        <w:t xml:space="preserve"> </w:t>
      </w:r>
      <w:proofErr w:type="spellStart"/>
      <w:r w:rsidR="001C449E" w:rsidRPr="009C5ACA">
        <w:rPr>
          <w:rFonts w:ascii="Arial" w:hAnsi="Arial" w:cs="Arial"/>
          <w:i/>
        </w:rPr>
        <w:t>ImageDataGenerator</w:t>
      </w:r>
      <w:proofErr w:type="spellEnd"/>
      <w:r w:rsidR="001C449E">
        <w:rPr>
          <w:rFonts w:ascii="Arial" w:hAnsi="Arial" w:cs="Arial"/>
        </w:rPr>
        <w:t>.</w:t>
      </w:r>
    </w:p>
    <w:p w14:paraId="139BBE1A" w14:textId="5792481A" w:rsidR="003F16E6" w:rsidRDefault="00E54CFF" w:rsidP="00E54CFF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Para melhorar a capacidade</w:t>
      </w:r>
      <w:r w:rsidR="003F16E6" w:rsidRPr="003F16E6">
        <w:rPr>
          <w:rFonts w:ascii="Arial" w:hAnsi="Arial" w:cs="Arial"/>
        </w:rPr>
        <w:t xml:space="preserve"> de g</w:t>
      </w:r>
      <w:r w:rsidR="00B26C4D">
        <w:rPr>
          <w:rFonts w:ascii="Arial" w:hAnsi="Arial" w:cs="Arial"/>
        </w:rPr>
        <w:t>eneralização do classificador e aumenta</w:t>
      </w:r>
      <w:r w:rsidR="00FC4363">
        <w:rPr>
          <w:rFonts w:ascii="Arial" w:hAnsi="Arial" w:cs="Arial"/>
        </w:rPr>
        <w:t>r</w:t>
      </w:r>
      <w:r w:rsidR="00B26C4D">
        <w:rPr>
          <w:rFonts w:ascii="Arial" w:hAnsi="Arial" w:cs="Arial"/>
        </w:rPr>
        <w:t xml:space="preserve"> a quantidade de dados</w:t>
      </w:r>
      <w:r w:rsidR="00FC4363">
        <w:rPr>
          <w:rFonts w:ascii="Arial" w:hAnsi="Arial" w:cs="Arial"/>
        </w:rPr>
        <w:t>,</w:t>
      </w:r>
      <w:r w:rsidR="00B26C4D">
        <w:rPr>
          <w:rFonts w:ascii="Arial" w:hAnsi="Arial" w:cs="Arial"/>
        </w:rPr>
        <w:t xml:space="preserve"> técnicas de transformação</w:t>
      </w:r>
      <w:r w:rsidR="003F16E6" w:rsidRPr="003F16E6">
        <w:rPr>
          <w:rFonts w:ascii="Arial" w:hAnsi="Arial" w:cs="Arial"/>
        </w:rPr>
        <w:t xml:space="preserve"> (por exemplo, rotação, alon</w:t>
      </w:r>
      <w:r w:rsidR="00B26C4D">
        <w:rPr>
          <w:rFonts w:ascii="Arial" w:hAnsi="Arial" w:cs="Arial"/>
        </w:rPr>
        <w:t>gamento, inversão, etc.</w:t>
      </w:r>
      <w:r w:rsidR="003F16E6" w:rsidRPr="003F16E6">
        <w:rPr>
          <w:rFonts w:ascii="Arial" w:hAnsi="Arial" w:cs="Arial"/>
        </w:rPr>
        <w:t xml:space="preserve">) </w:t>
      </w:r>
      <w:r w:rsidR="00FC4363">
        <w:rPr>
          <w:rFonts w:ascii="Arial" w:hAnsi="Arial" w:cs="Arial"/>
        </w:rPr>
        <w:t>foram utilizadas</w:t>
      </w:r>
      <w:r w:rsidR="003F16E6" w:rsidRPr="003F16E6">
        <w:rPr>
          <w:rFonts w:ascii="Arial" w:hAnsi="Arial" w:cs="Arial"/>
        </w:rPr>
        <w:t xml:space="preserve"> em cada imagem com </w:t>
      </w:r>
      <w:r w:rsidR="00B26C4D">
        <w:rPr>
          <w:rFonts w:ascii="Arial" w:hAnsi="Arial" w:cs="Arial"/>
        </w:rPr>
        <w:t>componentes de linhas de processo, dessa forma a quantidade de</w:t>
      </w:r>
      <w:r w:rsidR="003F16E6" w:rsidRPr="003F16E6">
        <w:rPr>
          <w:rFonts w:ascii="Arial" w:hAnsi="Arial" w:cs="Arial"/>
        </w:rPr>
        <w:t xml:space="preserve"> imagens </w:t>
      </w:r>
      <w:r w:rsidR="00B26C4D">
        <w:rPr>
          <w:rFonts w:ascii="Arial" w:hAnsi="Arial" w:cs="Arial"/>
        </w:rPr>
        <w:t>foi aumentada</w:t>
      </w:r>
      <w:r w:rsidR="001F49B8">
        <w:rPr>
          <w:rFonts w:ascii="Arial" w:hAnsi="Arial" w:cs="Arial"/>
        </w:rPr>
        <w:t>.</w:t>
      </w:r>
    </w:p>
    <w:p w14:paraId="24F53DCF" w14:textId="6B0CAFF8" w:rsidR="00453CA5" w:rsidRDefault="00493E4E" w:rsidP="00E54CFF">
      <w:pPr>
        <w:spacing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Outra</w:t>
      </w:r>
      <w:r w:rsidR="00453CA5">
        <w:rPr>
          <w:rFonts w:ascii="Arial" w:hAnsi="Arial" w:cs="Arial"/>
        </w:rPr>
        <w:t xml:space="preserve"> estratégia adotada </w:t>
      </w:r>
      <w:r>
        <w:rPr>
          <w:rFonts w:ascii="Arial" w:hAnsi="Arial" w:cs="Arial"/>
        </w:rPr>
        <w:t>foi o</w:t>
      </w:r>
      <w:r w:rsidR="00453CA5">
        <w:rPr>
          <w:rFonts w:ascii="Arial" w:hAnsi="Arial" w:cs="Arial"/>
        </w:rPr>
        <w:t xml:space="preserve"> uso de m</w:t>
      </w:r>
      <w:r w:rsidR="00453CA5" w:rsidRPr="00476FBC">
        <w:rPr>
          <w:rFonts w:ascii="Arial" w:hAnsi="Arial" w:cs="Arial"/>
        </w:rPr>
        <w:t xml:space="preserve">odelo </w:t>
      </w:r>
      <w:proofErr w:type="spellStart"/>
      <w:r w:rsidR="00453CA5" w:rsidRPr="00476FBC">
        <w:rPr>
          <w:rFonts w:ascii="Arial" w:hAnsi="Arial" w:cs="Arial"/>
        </w:rPr>
        <w:t>pré</w:t>
      </w:r>
      <w:proofErr w:type="spellEnd"/>
      <w:r w:rsidR="00453CA5" w:rsidRPr="00476FBC">
        <w:rPr>
          <w:rFonts w:ascii="Arial" w:hAnsi="Arial" w:cs="Arial"/>
        </w:rPr>
        <w:t>-treinado</w:t>
      </w:r>
      <w:r w:rsidR="00453CA5">
        <w:rPr>
          <w:rFonts w:ascii="Arial" w:hAnsi="Arial" w:cs="Arial"/>
        </w:rPr>
        <w:t xml:space="preserve"> para aprendizado das características das</w:t>
      </w:r>
      <w:r w:rsidR="00453CA5" w:rsidRPr="00476FBC">
        <w:rPr>
          <w:rFonts w:ascii="Arial" w:hAnsi="Arial" w:cs="Arial"/>
        </w:rPr>
        <w:t xml:space="preserve"> imagens que</w:t>
      </w:r>
      <w:r>
        <w:rPr>
          <w:rFonts w:ascii="Arial" w:hAnsi="Arial" w:cs="Arial"/>
        </w:rPr>
        <w:t xml:space="preserve"> foram</w:t>
      </w:r>
      <w:r w:rsidR="008D635C">
        <w:rPr>
          <w:rFonts w:ascii="Arial" w:hAnsi="Arial" w:cs="Arial"/>
        </w:rPr>
        <w:t xml:space="preserve"> </w:t>
      </w:r>
      <w:r w:rsidR="00453CA5" w:rsidRPr="00476FBC">
        <w:rPr>
          <w:rFonts w:ascii="Arial" w:hAnsi="Arial" w:cs="Arial"/>
        </w:rPr>
        <w:t>utilizad</w:t>
      </w:r>
      <w:r>
        <w:rPr>
          <w:rFonts w:ascii="Arial" w:hAnsi="Arial" w:cs="Arial"/>
        </w:rPr>
        <w:t>a</w:t>
      </w:r>
      <w:r w:rsidR="00453CA5" w:rsidRPr="00476FBC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>a fim de</w:t>
      </w:r>
      <w:r w:rsidRPr="00476FBC">
        <w:rPr>
          <w:rFonts w:ascii="Arial" w:hAnsi="Arial" w:cs="Arial"/>
        </w:rPr>
        <w:t xml:space="preserve"> </w:t>
      </w:r>
      <w:r w:rsidR="00453CA5" w:rsidRPr="00476FBC">
        <w:rPr>
          <w:rFonts w:ascii="Arial" w:hAnsi="Arial" w:cs="Arial"/>
        </w:rPr>
        <w:t>di</w:t>
      </w:r>
      <w:r w:rsidR="00453CA5">
        <w:rPr>
          <w:rFonts w:ascii="Arial" w:hAnsi="Arial" w:cs="Arial"/>
        </w:rPr>
        <w:t>ferenciar uma imagem de outra (c</w:t>
      </w:r>
      <w:r w:rsidR="00453CA5" w:rsidRPr="00476FBC">
        <w:rPr>
          <w:rFonts w:ascii="Arial" w:hAnsi="Arial" w:cs="Arial"/>
        </w:rPr>
        <w:t>lasses)</w:t>
      </w:r>
      <w:r w:rsidR="00453CA5">
        <w:rPr>
          <w:rFonts w:ascii="Arial" w:hAnsi="Arial" w:cs="Arial"/>
        </w:rPr>
        <w:t>.</w:t>
      </w:r>
    </w:p>
    <w:p w14:paraId="1A52C90E" w14:textId="0F2E950A" w:rsidR="001C449E" w:rsidRPr="009C5ACA" w:rsidRDefault="009C5ACA" w:rsidP="00EF68D4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Pr="008D635C">
        <w:rPr>
          <w:rFonts w:ascii="Arial" w:hAnsi="Arial" w:cs="Arial"/>
        </w:rPr>
        <w:t>esse script</w:t>
      </w:r>
      <w:r>
        <w:rPr>
          <w:rFonts w:ascii="Arial" w:hAnsi="Arial" w:cs="Arial"/>
        </w:rPr>
        <w:t xml:space="preserve"> foi utilizado o</w:t>
      </w:r>
      <w:r w:rsidR="00C37CA1">
        <w:rPr>
          <w:rFonts w:ascii="Arial" w:hAnsi="Arial" w:cs="Arial"/>
        </w:rPr>
        <w:t xml:space="preserve"> modelo </w:t>
      </w:r>
      <w:proofErr w:type="spellStart"/>
      <w:r>
        <w:rPr>
          <w:rFonts w:ascii="Arial" w:hAnsi="Arial" w:cs="Arial"/>
        </w:rPr>
        <w:t>pré</w:t>
      </w:r>
      <w:proofErr w:type="spellEnd"/>
      <w:r>
        <w:rPr>
          <w:rFonts w:ascii="Arial" w:hAnsi="Arial" w:cs="Arial"/>
        </w:rPr>
        <w:t>-treinado</w:t>
      </w:r>
      <w:r w:rsidR="00702F7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FE0BF7" w:rsidRPr="00CC1B49">
        <w:rPr>
          <w:rFonts w:ascii="Arial" w:hAnsi="Arial" w:cs="Arial"/>
        </w:rPr>
        <w:t>VGG-16</w:t>
      </w:r>
      <w:r w:rsidR="00FE0BF7">
        <w:rPr>
          <w:rFonts w:ascii="Arial" w:hAnsi="Arial" w:cs="Arial"/>
        </w:rPr>
        <w:t xml:space="preserve">, </w:t>
      </w:r>
      <w:r w:rsidR="00065710" w:rsidRPr="008D635C">
        <w:rPr>
          <w:rFonts w:ascii="Arial" w:hAnsi="Arial" w:cs="Arial"/>
        </w:rPr>
        <w:t xml:space="preserve">que </w:t>
      </w:r>
      <w:r w:rsidR="001C449E" w:rsidRPr="008D635C">
        <w:rPr>
          <w:rFonts w:ascii="Arial" w:hAnsi="Arial" w:cs="Arial"/>
        </w:rPr>
        <w:t>transfer</w:t>
      </w:r>
      <w:r w:rsidR="00C37CA1">
        <w:rPr>
          <w:rFonts w:ascii="Arial" w:hAnsi="Arial" w:cs="Arial"/>
        </w:rPr>
        <w:t>iu</w:t>
      </w:r>
      <w:r w:rsidR="001C449E" w:rsidRPr="008D635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</w:t>
      </w:r>
      <w:r w:rsidR="001C449E" w:rsidRPr="008D635C">
        <w:rPr>
          <w:rFonts w:ascii="Arial" w:hAnsi="Arial" w:cs="Arial"/>
        </w:rPr>
        <w:t xml:space="preserve"> conhecimento </w:t>
      </w:r>
      <w:r>
        <w:rPr>
          <w:rFonts w:ascii="Arial" w:hAnsi="Arial" w:cs="Arial"/>
        </w:rPr>
        <w:t>sobre</w:t>
      </w:r>
      <w:r w:rsidRPr="008D635C">
        <w:rPr>
          <w:rFonts w:ascii="Arial" w:hAnsi="Arial" w:cs="Arial"/>
        </w:rPr>
        <w:t xml:space="preserve"> </w:t>
      </w:r>
      <w:r w:rsidR="001C449E" w:rsidRPr="008D635C">
        <w:rPr>
          <w:rFonts w:ascii="Arial" w:hAnsi="Arial" w:cs="Arial"/>
        </w:rPr>
        <w:t xml:space="preserve">características </w:t>
      </w:r>
      <w:r>
        <w:rPr>
          <w:rFonts w:ascii="Arial" w:hAnsi="Arial" w:cs="Arial"/>
        </w:rPr>
        <w:t>de</w:t>
      </w:r>
      <w:r w:rsidRPr="008D635C">
        <w:rPr>
          <w:rFonts w:ascii="Arial" w:hAnsi="Arial" w:cs="Arial"/>
        </w:rPr>
        <w:t xml:space="preserve"> </w:t>
      </w:r>
      <w:r w:rsidR="001C449E" w:rsidRPr="008D635C">
        <w:rPr>
          <w:rFonts w:ascii="Arial" w:hAnsi="Arial" w:cs="Arial"/>
        </w:rPr>
        <w:t>imagens armazenadas n</w:t>
      </w:r>
      <w:r>
        <w:rPr>
          <w:rFonts w:ascii="Arial" w:hAnsi="Arial" w:cs="Arial"/>
        </w:rPr>
        <w:t>esse</w:t>
      </w:r>
      <w:r w:rsidR="001C449E" w:rsidRPr="008D635C">
        <w:rPr>
          <w:rFonts w:ascii="Arial" w:hAnsi="Arial" w:cs="Arial"/>
        </w:rPr>
        <w:t xml:space="preserve"> modelo. </w:t>
      </w:r>
      <w:r w:rsidR="00EF68D4">
        <w:rPr>
          <w:rFonts w:ascii="Arial" w:hAnsi="Arial" w:cs="Arial"/>
        </w:rPr>
        <w:t xml:space="preserve"> </w:t>
      </w:r>
      <w:r w:rsidR="00702F7E">
        <w:rPr>
          <w:rFonts w:ascii="Arial" w:hAnsi="Arial" w:cs="Arial"/>
        </w:rPr>
        <w:t xml:space="preserve">A razão de usar o VGG-16 é que </w:t>
      </w:r>
      <w:r w:rsidR="00EF68D4">
        <w:rPr>
          <w:rFonts w:ascii="Arial" w:hAnsi="Arial" w:cs="Arial"/>
        </w:rPr>
        <w:t>o mesmo</w:t>
      </w:r>
      <w:r w:rsidR="00065710" w:rsidRPr="009C5ACA">
        <w:rPr>
          <w:rFonts w:ascii="Arial" w:hAnsi="Arial" w:cs="Arial"/>
        </w:rPr>
        <w:t xml:space="preserve"> foi treinado com o banco de dados </w:t>
      </w:r>
      <w:proofErr w:type="gramStart"/>
      <w:r w:rsidR="00065710" w:rsidRPr="00726686">
        <w:rPr>
          <w:rFonts w:ascii="Arial" w:hAnsi="Arial" w:cs="Arial"/>
          <w:i/>
        </w:rPr>
        <w:t>ImageNet</w:t>
      </w:r>
      <w:proofErr w:type="gramEnd"/>
      <w:r w:rsidR="00065710" w:rsidRPr="009C5ACA">
        <w:rPr>
          <w:rFonts w:ascii="Arial" w:hAnsi="Arial" w:cs="Arial"/>
        </w:rPr>
        <w:t xml:space="preserve"> que contém 1000 classes. Isso significa que as camadas convolucionais têm a capacidade de generalizar suficientemente a fim de reconhecer características grosseiras de muitos objetos diferentes, que variam em forma, cor, textura, etc. Portanto, o VGG-16 tem um bom desempenho como extrator de recursos para o </w:t>
      </w:r>
      <w:proofErr w:type="spellStart"/>
      <w:r w:rsidR="00065710" w:rsidRPr="009C5ACA">
        <w:rPr>
          <w:rFonts w:ascii="Arial" w:hAnsi="Arial" w:cs="Arial"/>
          <w:i/>
        </w:rPr>
        <w:t>dataset</w:t>
      </w:r>
      <w:proofErr w:type="spellEnd"/>
      <w:r w:rsidR="00065710" w:rsidRPr="009C5ACA">
        <w:rPr>
          <w:rFonts w:ascii="Arial" w:hAnsi="Arial" w:cs="Arial"/>
        </w:rPr>
        <w:t xml:space="preserve"> adotado.</w:t>
      </w:r>
      <w:r>
        <w:rPr>
          <w:rFonts w:ascii="Arial" w:hAnsi="Arial" w:cs="Arial"/>
        </w:rPr>
        <w:t xml:space="preserve"> </w:t>
      </w:r>
      <w:r w:rsidR="00EF68D4">
        <w:rPr>
          <w:rFonts w:ascii="Arial" w:hAnsi="Arial" w:cs="Arial"/>
        </w:rPr>
        <w:t>O</w:t>
      </w:r>
      <w:r w:rsidR="00EF68D4" w:rsidRPr="00EF68D4">
        <w:rPr>
          <w:rFonts w:ascii="Arial" w:hAnsi="Arial" w:cs="Arial"/>
        </w:rPr>
        <w:t xml:space="preserve"> 16 no VGG16 </w:t>
      </w:r>
      <w:proofErr w:type="gramStart"/>
      <w:r w:rsidR="00EF68D4" w:rsidRPr="00EF68D4">
        <w:rPr>
          <w:rFonts w:ascii="Arial" w:hAnsi="Arial" w:cs="Arial"/>
        </w:rPr>
        <w:t>refere-se</w:t>
      </w:r>
      <w:proofErr w:type="gramEnd"/>
      <w:r w:rsidR="00EF68D4" w:rsidRPr="00EF68D4">
        <w:rPr>
          <w:rFonts w:ascii="Arial" w:hAnsi="Arial" w:cs="Arial"/>
        </w:rPr>
        <w:t xml:space="preserve"> a</w:t>
      </w:r>
      <w:r w:rsidR="00614E74">
        <w:rPr>
          <w:rFonts w:ascii="Arial" w:hAnsi="Arial" w:cs="Arial"/>
        </w:rPr>
        <w:t>s suas</w:t>
      </w:r>
      <w:r w:rsidR="00EF68D4" w:rsidRPr="00EF68D4">
        <w:rPr>
          <w:rFonts w:ascii="Arial" w:hAnsi="Arial" w:cs="Arial"/>
        </w:rPr>
        <w:t xml:space="preserve"> 16 camadas que possuem pesos</w:t>
      </w:r>
      <w:r w:rsidR="00614E74">
        <w:rPr>
          <w:rFonts w:ascii="Arial" w:hAnsi="Arial" w:cs="Arial"/>
        </w:rPr>
        <w:t>.</w:t>
      </w:r>
      <w:r w:rsidR="001C449E" w:rsidRPr="009C5ACA">
        <w:rPr>
          <w:rFonts w:ascii="Arial" w:hAnsi="Arial" w:cs="Arial"/>
        </w:rPr>
        <w:t xml:space="preserve"> </w:t>
      </w:r>
    </w:p>
    <w:p w14:paraId="74F7DD19" w14:textId="74E17932" w:rsidR="001C449E" w:rsidRDefault="001C449E" w:rsidP="00EF68D4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 nú</w:t>
      </w:r>
      <w:r w:rsidRPr="00162CC2">
        <w:rPr>
          <w:rFonts w:ascii="Arial" w:hAnsi="Arial" w:cs="Arial"/>
        </w:rPr>
        <w:t xml:space="preserve">mero de </w:t>
      </w:r>
      <w:proofErr w:type="spellStart"/>
      <w:r w:rsidRPr="00614E74">
        <w:rPr>
          <w:rFonts w:ascii="Arial" w:hAnsi="Arial" w:cs="Arial"/>
        </w:rPr>
        <w:t>epochs</w:t>
      </w:r>
      <w:proofErr w:type="spellEnd"/>
      <w:r w:rsidRPr="00162CC2">
        <w:rPr>
          <w:rFonts w:ascii="Arial" w:hAnsi="Arial" w:cs="Arial"/>
        </w:rPr>
        <w:t xml:space="preserve"> </w:t>
      </w:r>
      <w:r w:rsidR="00614E74">
        <w:rPr>
          <w:rFonts w:ascii="Arial" w:hAnsi="Arial" w:cs="Arial"/>
        </w:rPr>
        <w:t xml:space="preserve">ou épocas </w:t>
      </w:r>
      <w:r w:rsidRPr="00162CC2">
        <w:rPr>
          <w:rFonts w:ascii="Arial" w:hAnsi="Arial" w:cs="Arial"/>
        </w:rPr>
        <w:t>foi gradualmente aumentado durante os treino</w:t>
      </w:r>
      <w:r w:rsidR="00BD10C0">
        <w:rPr>
          <w:rFonts w:ascii="Arial" w:hAnsi="Arial" w:cs="Arial"/>
        </w:rPr>
        <w:t xml:space="preserve">s: 5, 10, </w:t>
      </w:r>
      <w:proofErr w:type="gramStart"/>
      <w:r w:rsidR="00BD10C0">
        <w:rPr>
          <w:rFonts w:ascii="Arial" w:hAnsi="Arial" w:cs="Arial"/>
        </w:rPr>
        <w:t>15 ,</w:t>
      </w:r>
      <w:proofErr w:type="gramEnd"/>
      <w:r w:rsidR="00614E74">
        <w:rPr>
          <w:rFonts w:ascii="Arial" w:hAnsi="Arial" w:cs="Arial"/>
        </w:rPr>
        <w:t xml:space="preserve"> 20 e adotou-se 50</w:t>
      </w:r>
      <w:r>
        <w:rPr>
          <w:rFonts w:ascii="Arial" w:hAnsi="Arial" w:cs="Arial"/>
        </w:rPr>
        <w:t>.</w:t>
      </w:r>
      <w:r w:rsidRPr="00162CC2">
        <w:rPr>
          <w:rFonts w:ascii="Arial" w:hAnsi="Arial" w:cs="Arial"/>
        </w:rPr>
        <w:t xml:space="preserve"> </w:t>
      </w:r>
      <w:proofErr w:type="gramStart"/>
      <w:r w:rsidR="00614E74" w:rsidRPr="00614E74">
        <w:rPr>
          <w:rFonts w:ascii="Arial" w:hAnsi="Arial" w:cs="Arial"/>
        </w:rPr>
        <w:t>o</w:t>
      </w:r>
      <w:proofErr w:type="gramEnd"/>
      <w:r w:rsidR="00614E74" w:rsidRPr="00614E74">
        <w:rPr>
          <w:rFonts w:ascii="Arial" w:hAnsi="Arial" w:cs="Arial"/>
        </w:rPr>
        <w:t xml:space="preserve"> que significa que o modelo parará de treinar se não houver aumento na precisão da validação em 50 épocas</w:t>
      </w:r>
      <w:r w:rsidR="00BD10C0">
        <w:rPr>
          <w:rFonts w:ascii="Arial" w:hAnsi="Arial" w:cs="Arial"/>
        </w:rPr>
        <w:t>.</w:t>
      </w:r>
    </w:p>
    <w:p w14:paraId="1DB064B8" w14:textId="5B8DD536" w:rsidR="00726686" w:rsidRDefault="001C449E" w:rsidP="00E54CFF">
      <w:pPr>
        <w:spacing w:line="312" w:lineRule="auto"/>
        <w:jc w:val="both"/>
        <w:rPr>
          <w:rFonts w:ascii="Arial" w:hAnsi="Arial" w:cs="Arial"/>
        </w:rPr>
      </w:pPr>
      <w:r w:rsidRPr="00726686">
        <w:rPr>
          <w:rFonts w:ascii="Arial" w:hAnsi="Arial" w:cs="Arial"/>
        </w:rPr>
        <w:t>O</w:t>
      </w:r>
      <w:r w:rsidR="00726686" w:rsidRPr="00726686">
        <w:rPr>
          <w:rFonts w:ascii="Arial" w:hAnsi="Arial" w:cs="Arial"/>
        </w:rPr>
        <w:t xml:space="preserve"> </w:t>
      </w:r>
      <w:r w:rsidRPr="00726686">
        <w:rPr>
          <w:rFonts w:ascii="Arial" w:hAnsi="Arial" w:cs="Arial"/>
        </w:rPr>
        <w:t>model</w:t>
      </w:r>
      <w:r w:rsidR="009C5ACA" w:rsidRPr="00726686">
        <w:rPr>
          <w:rFonts w:ascii="Arial" w:hAnsi="Arial" w:cs="Arial"/>
        </w:rPr>
        <w:t>o</w:t>
      </w:r>
      <w:r w:rsidRPr="00726686">
        <w:rPr>
          <w:rFonts w:ascii="Arial" w:hAnsi="Arial" w:cs="Arial"/>
        </w:rPr>
        <w:t xml:space="preserve"> </w:t>
      </w:r>
      <w:r w:rsidR="009C5ACA" w:rsidRPr="00726686">
        <w:rPr>
          <w:rFonts w:ascii="Arial" w:hAnsi="Arial" w:cs="Arial"/>
        </w:rPr>
        <w:t>foi</w:t>
      </w:r>
      <w:r w:rsidRPr="00726686">
        <w:rPr>
          <w:rFonts w:ascii="Arial" w:hAnsi="Arial" w:cs="Arial"/>
        </w:rPr>
        <w:t xml:space="preserve"> tr</w:t>
      </w:r>
      <w:r w:rsidR="00726686">
        <w:rPr>
          <w:rFonts w:ascii="Arial" w:hAnsi="Arial" w:cs="Arial"/>
        </w:rPr>
        <w:t>e</w:t>
      </w:r>
      <w:r w:rsidRPr="00726686">
        <w:rPr>
          <w:rFonts w:ascii="Arial" w:hAnsi="Arial" w:cs="Arial"/>
        </w:rPr>
        <w:t>in</w:t>
      </w:r>
      <w:r w:rsidR="009C5ACA" w:rsidRPr="00726686">
        <w:rPr>
          <w:rFonts w:ascii="Arial" w:hAnsi="Arial" w:cs="Arial"/>
        </w:rPr>
        <w:t>ado</w:t>
      </w:r>
      <w:r w:rsidRPr="00726686">
        <w:rPr>
          <w:rFonts w:ascii="Arial" w:hAnsi="Arial" w:cs="Arial"/>
        </w:rPr>
        <w:t xml:space="preserve"> u</w:t>
      </w:r>
      <w:r w:rsidR="009C5ACA" w:rsidRPr="00726686">
        <w:rPr>
          <w:rFonts w:ascii="Arial" w:hAnsi="Arial" w:cs="Arial"/>
        </w:rPr>
        <w:t>tilizando o otimizador</w:t>
      </w:r>
      <w:r w:rsidR="00FA2525" w:rsidRPr="00726686">
        <w:rPr>
          <w:rFonts w:ascii="Arial" w:hAnsi="Arial" w:cs="Arial"/>
        </w:rPr>
        <w:t xml:space="preserve"> </w:t>
      </w:r>
      <w:r w:rsidR="00615EBE">
        <w:rPr>
          <w:rFonts w:ascii="Arial" w:hAnsi="Arial" w:cs="Arial"/>
        </w:rPr>
        <w:t xml:space="preserve">Adam. Os </w:t>
      </w:r>
      <w:proofErr w:type="spellStart"/>
      <w:r w:rsidR="00615EBE">
        <w:rPr>
          <w:rFonts w:ascii="Arial" w:hAnsi="Arial" w:cs="Arial"/>
        </w:rPr>
        <w:t>hiperparâmetros</w:t>
      </w:r>
      <w:proofErr w:type="spellEnd"/>
      <w:r w:rsidR="00726686" w:rsidRPr="00726686">
        <w:rPr>
          <w:rFonts w:ascii="Arial" w:hAnsi="Arial" w:cs="Arial"/>
        </w:rPr>
        <w:t xml:space="preserve"> b1 e b2 n</w:t>
      </w:r>
      <w:r w:rsidR="00726686">
        <w:rPr>
          <w:rFonts w:ascii="Arial" w:hAnsi="Arial" w:cs="Arial"/>
        </w:rPr>
        <w:t>o otimizador</w:t>
      </w:r>
      <w:r w:rsidR="00726686" w:rsidRPr="00726686">
        <w:rPr>
          <w:rFonts w:ascii="Arial" w:hAnsi="Arial" w:cs="Arial"/>
        </w:rPr>
        <w:t xml:space="preserve"> Adam controlam as taxas de decaimento exponencial das médias móveis, que influenciam o desempenho da estabilidade do treinamento. </w:t>
      </w:r>
    </w:p>
    <w:p w14:paraId="40540CED" w14:textId="7DD74B60" w:rsidR="000F1716" w:rsidRPr="00726686" w:rsidRDefault="000F1716" w:rsidP="00614E74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162CC2">
        <w:rPr>
          <w:rFonts w:ascii="Arial" w:hAnsi="Arial" w:cs="Arial"/>
        </w:rPr>
        <w:t xml:space="preserve">A cada interação o otimizador Adam </w:t>
      </w:r>
      <w:r>
        <w:rPr>
          <w:rFonts w:ascii="Arial" w:hAnsi="Arial" w:cs="Arial"/>
        </w:rPr>
        <w:t>tentou</w:t>
      </w:r>
      <w:r w:rsidRPr="00162CC2">
        <w:rPr>
          <w:rFonts w:ascii="Arial" w:hAnsi="Arial" w:cs="Arial"/>
        </w:rPr>
        <w:t xml:space="preserve"> ajustar os pesos com o objetivo de minimização</w:t>
      </w:r>
      <w:r>
        <w:rPr>
          <w:rFonts w:ascii="Arial" w:hAnsi="Arial" w:cs="Arial"/>
        </w:rPr>
        <w:t xml:space="preserve">. </w:t>
      </w:r>
      <w:r w:rsidRPr="00162CC2">
        <w:rPr>
          <w:rFonts w:ascii="Arial" w:hAnsi="Arial" w:cs="Arial"/>
        </w:rPr>
        <w:t xml:space="preserve">E a acurácia foi </w:t>
      </w:r>
      <w:proofErr w:type="gramStart"/>
      <w:r w:rsidRPr="00162CC2">
        <w:rPr>
          <w:rFonts w:ascii="Arial" w:hAnsi="Arial" w:cs="Arial"/>
        </w:rPr>
        <w:t>a</w:t>
      </w:r>
      <w:proofErr w:type="gramEnd"/>
      <w:r w:rsidRPr="00162CC2">
        <w:rPr>
          <w:rFonts w:ascii="Arial" w:hAnsi="Arial" w:cs="Arial"/>
        </w:rPr>
        <w:t xml:space="preserve"> métrica para avaliar as predições</w:t>
      </w:r>
      <w:r>
        <w:rPr>
          <w:rFonts w:ascii="Arial" w:hAnsi="Arial" w:cs="Arial"/>
        </w:rPr>
        <w:t xml:space="preserve">. </w:t>
      </w:r>
    </w:p>
    <w:p w14:paraId="0C46B00B" w14:textId="55ABFC92" w:rsidR="00726686" w:rsidRPr="00A01C3F" w:rsidRDefault="00FA2525" w:rsidP="00E54CFF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FA2525">
        <w:rPr>
          <w:rFonts w:ascii="Arial" w:hAnsi="Arial" w:cs="Arial"/>
        </w:rPr>
        <w:t xml:space="preserve">A função Softmax </w:t>
      </w:r>
      <w:r>
        <w:rPr>
          <w:rFonts w:ascii="Arial" w:hAnsi="Arial" w:cs="Arial"/>
        </w:rPr>
        <w:t xml:space="preserve">foi </w:t>
      </w:r>
      <w:r w:rsidRPr="00FA2525">
        <w:rPr>
          <w:rFonts w:ascii="Arial" w:hAnsi="Arial" w:cs="Arial"/>
        </w:rPr>
        <w:t>usada para calcular a probabilidade da categoria</w:t>
      </w:r>
      <w:r>
        <w:rPr>
          <w:rFonts w:ascii="Arial" w:hAnsi="Arial" w:cs="Arial"/>
        </w:rPr>
        <w:t xml:space="preserve">, onde </w:t>
      </w:r>
      <w:r w:rsidR="00726686" w:rsidRPr="00FA2525">
        <w:rPr>
          <w:rFonts w:ascii="Arial" w:hAnsi="Arial" w:cs="Arial"/>
        </w:rPr>
        <w:t>K é o número d</w:t>
      </w:r>
      <w:r w:rsidRPr="00FA2525">
        <w:rPr>
          <w:rFonts w:ascii="Arial" w:hAnsi="Arial" w:cs="Arial"/>
        </w:rPr>
        <w:t xml:space="preserve">e categorias de imagens nesse script </w:t>
      </w:r>
      <w:r w:rsidR="00726686" w:rsidRPr="00FA2525">
        <w:rPr>
          <w:rFonts w:ascii="Arial" w:hAnsi="Arial" w:cs="Arial"/>
        </w:rPr>
        <w:t xml:space="preserve">K é </w:t>
      </w:r>
      <w:r w:rsidRPr="00FA2525">
        <w:rPr>
          <w:rFonts w:ascii="Arial" w:hAnsi="Arial" w:cs="Arial"/>
        </w:rPr>
        <w:t xml:space="preserve">igual a </w:t>
      </w:r>
      <w:proofErr w:type="gramStart"/>
      <w:r w:rsidRPr="00FA2525">
        <w:rPr>
          <w:rFonts w:ascii="Arial" w:hAnsi="Arial" w:cs="Arial"/>
        </w:rPr>
        <w:t>2</w:t>
      </w:r>
      <w:proofErr w:type="gramEnd"/>
      <w:r w:rsidRPr="00FA2525">
        <w:rPr>
          <w:rFonts w:ascii="Arial" w:hAnsi="Arial" w:cs="Arial"/>
        </w:rPr>
        <w:t xml:space="preserve"> (com fugitiva, sem fugitiva).  Dessa forma a</w:t>
      </w:r>
      <w:r w:rsidR="00726686" w:rsidRPr="00FA2525">
        <w:rPr>
          <w:rFonts w:ascii="Arial" w:hAnsi="Arial" w:cs="Arial"/>
        </w:rPr>
        <w:t xml:space="preserve"> camada Softmax dá </w:t>
      </w:r>
      <w:r w:rsidR="00A01C3F" w:rsidRPr="00FA2525">
        <w:rPr>
          <w:rFonts w:ascii="Arial" w:hAnsi="Arial" w:cs="Arial"/>
        </w:rPr>
        <w:t>dois</w:t>
      </w:r>
      <w:r w:rsidR="00726686" w:rsidRPr="00FA2525">
        <w:rPr>
          <w:rFonts w:ascii="Arial" w:hAnsi="Arial" w:cs="Arial"/>
        </w:rPr>
        <w:t xml:space="preserve"> valores de probabilidade Z = [z1, z2</w:t>
      </w:r>
      <w:r w:rsidRPr="00FA2525">
        <w:rPr>
          <w:rFonts w:ascii="Arial" w:hAnsi="Arial" w:cs="Arial"/>
        </w:rPr>
        <w:t>].</w:t>
      </w:r>
      <w:r w:rsidR="00452142">
        <w:rPr>
          <w:rFonts w:ascii="Arial" w:hAnsi="Arial" w:cs="Arial"/>
        </w:rPr>
        <w:t xml:space="preserve"> </w:t>
      </w:r>
      <w:r w:rsidR="00A01C3F" w:rsidRPr="00A01C3F">
        <w:rPr>
          <w:rFonts w:ascii="Arial" w:hAnsi="Arial" w:cs="Arial"/>
        </w:rPr>
        <w:t xml:space="preserve">Todas as camadas convolucionais são seguidas por uma camada de ativação com função </w:t>
      </w:r>
      <w:proofErr w:type="gramStart"/>
      <w:r w:rsidR="00A01C3F" w:rsidRPr="00A01C3F">
        <w:rPr>
          <w:rFonts w:ascii="Arial" w:hAnsi="Arial" w:cs="Arial"/>
        </w:rPr>
        <w:t>ReLU</w:t>
      </w:r>
      <w:proofErr w:type="gramEnd"/>
      <w:r w:rsidR="00A01C3F" w:rsidRPr="00A01C3F">
        <w:rPr>
          <w:rFonts w:ascii="Arial" w:hAnsi="Arial" w:cs="Arial"/>
        </w:rPr>
        <w:t>, exceto a última camada convolucional.</w:t>
      </w:r>
      <w:r w:rsidR="00614E74">
        <w:rPr>
          <w:rFonts w:ascii="Arial" w:hAnsi="Arial" w:cs="Arial"/>
        </w:rPr>
        <w:t xml:space="preserve"> </w:t>
      </w:r>
    </w:p>
    <w:p w14:paraId="09EBD5B7" w14:textId="74AF407E" w:rsidR="00615EBE" w:rsidRDefault="00043705" w:rsidP="00043705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É construída </w:t>
      </w:r>
      <w:r w:rsidRPr="00043705">
        <w:rPr>
          <w:rFonts w:ascii="Arial" w:hAnsi="Arial" w:cs="Arial"/>
        </w:rPr>
        <w:t>uma</w:t>
      </w:r>
      <w:r>
        <w:rPr>
          <w:rFonts w:ascii="Arial" w:hAnsi="Arial" w:cs="Arial"/>
        </w:rPr>
        <w:t xml:space="preserve"> camada</w:t>
      </w:r>
      <w:r w:rsidRPr="0004370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FC,</w:t>
      </w:r>
      <w:r w:rsidRPr="00043705">
        <w:rPr>
          <w:rFonts w:ascii="Arial" w:hAnsi="Arial" w:cs="Arial"/>
        </w:rPr>
        <w:t xml:space="preserve"> que consiste em camadas PO</w:t>
      </w:r>
      <w:r>
        <w:rPr>
          <w:rFonts w:ascii="Arial" w:hAnsi="Arial" w:cs="Arial"/>
        </w:rPr>
        <w:t>OL =&gt; FC = SOFTMAX</w:t>
      </w:r>
      <w:proofErr w:type="gramStart"/>
      <w:r>
        <w:rPr>
          <w:rFonts w:ascii="Arial" w:hAnsi="Arial" w:cs="Arial"/>
        </w:rPr>
        <w:t xml:space="preserve">  </w:t>
      </w:r>
      <w:proofErr w:type="gramEnd"/>
      <w:r>
        <w:rPr>
          <w:rFonts w:ascii="Arial" w:hAnsi="Arial" w:cs="Arial"/>
        </w:rPr>
        <w:t xml:space="preserve">e </w:t>
      </w:r>
      <w:r w:rsidRPr="00043705">
        <w:rPr>
          <w:rFonts w:ascii="Arial" w:hAnsi="Arial" w:cs="Arial"/>
        </w:rPr>
        <w:t xml:space="preserve"> ane</w:t>
      </w:r>
      <w:r>
        <w:rPr>
          <w:rFonts w:ascii="Arial" w:hAnsi="Arial" w:cs="Arial"/>
        </w:rPr>
        <w:t xml:space="preserve">xamos no topo do VGG16. </w:t>
      </w:r>
      <w:r w:rsidRPr="00043705">
        <w:rPr>
          <w:rFonts w:ascii="Arial" w:hAnsi="Arial" w:cs="Arial"/>
        </w:rPr>
        <w:t>Em segui</w:t>
      </w:r>
      <w:r>
        <w:rPr>
          <w:rFonts w:ascii="Arial" w:hAnsi="Arial" w:cs="Arial"/>
        </w:rPr>
        <w:t xml:space="preserve">da, congelamos os pesos CONV da </w:t>
      </w:r>
      <w:r w:rsidRPr="00043705">
        <w:rPr>
          <w:rFonts w:ascii="Arial" w:hAnsi="Arial" w:cs="Arial"/>
        </w:rPr>
        <w:t>VGG16 de modo que apenas a cabeça da camada F</w:t>
      </w:r>
      <w:r>
        <w:rPr>
          <w:rFonts w:ascii="Arial" w:hAnsi="Arial" w:cs="Arial"/>
        </w:rPr>
        <w:t xml:space="preserve">C seja </w:t>
      </w:r>
      <w:r w:rsidR="00615EBE">
        <w:rPr>
          <w:rFonts w:ascii="Arial" w:hAnsi="Arial" w:cs="Arial"/>
        </w:rPr>
        <w:t>treinada;</w:t>
      </w:r>
      <w:r w:rsidRPr="00043705">
        <w:rPr>
          <w:rFonts w:ascii="Arial" w:hAnsi="Arial" w:cs="Arial"/>
        </w:rPr>
        <w:t xml:space="preserve"> isso completa nos</w:t>
      </w:r>
      <w:r>
        <w:rPr>
          <w:rFonts w:ascii="Arial" w:hAnsi="Arial" w:cs="Arial"/>
        </w:rPr>
        <w:t>sa configuração de ajuste fino.</w:t>
      </w:r>
    </w:p>
    <w:p w14:paraId="37727797" w14:textId="59E65748" w:rsidR="00615EBE" w:rsidRPr="00615EBE" w:rsidRDefault="00615EBE" w:rsidP="00615EBE">
      <w:pPr>
        <w:pStyle w:val="Ttulo3"/>
        <w:spacing w:line="312" w:lineRule="auto"/>
        <w:rPr>
          <w:sz w:val="32"/>
          <w:szCs w:val="32"/>
        </w:rPr>
      </w:pPr>
      <w:bookmarkStart w:id="16" w:name="_Toc75716636"/>
      <w:r>
        <w:rPr>
          <w:sz w:val="32"/>
          <w:szCs w:val="32"/>
        </w:rPr>
        <w:lastRenderedPageBreak/>
        <w:t>5.2</w:t>
      </w:r>
      <w:r w:rsidRPr="00615EBE">
        <w:rPr>
          <w:sz w:val="32"/>
          <w:szCs w:val="32"/>
        </w:rPr>
        <w:t>. Resultados</w:t>
      </w:r>
      <w:bookmarkEnd w:id="16"/>
    </w:p>
    <w:p w14:paraId="614B4907" w14:textId="70E91B7F" w:rsidR="00DC3A18" w:rsidRDefault="00615EBE" w:rsidP="00E54CFF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0F1716">
        <w:rPr>
          <w:rFonts w:ascii="Arial" w:hAnsi="Arial" w:cs="Arial"/>
        </w:rPr>
        <w:t>s</w:t>
      </w:r>
      <w:r w:rsidR="000F1716" w:rsidRPr="000F1716">
        <w:rPr>
          <w:rFonts w:ascii="Arial" w:hAnsi="Arial" w:cs="Arial"/>
        </w:rPr>
        <w:t xml:space="preserve"> resultado</w:t>
      </w:r>
      <w:r w:rsidR="000F1716">
        <w:rPr>
          <w:rFonts w:ascii="Arial" w:hAnsi="Arial" w:cs="Arial"/>
        </w:rPr>
        <w:t>s obtidos</w:t>
      </w:r>
      <w:r w:rsidR="000F1716" w:rsidRPr="000F1716">
        <w:rPr>
          <w:rFonts w:ascii="Arial" w:hAnsi="Arial" w:cs="Arial"/>
        </w:rPr>
        <w:t xml:space="preserve"> demonstra</w:t>
      </w:r>
      <w:r w:rsidR="000F1716">
        <w:rPr>
          <w:rFonts w:ascii="Arial" w:hAnsi="Arial" w:cs="Arial"/>
        </w:rPr>
        <w:t>m</w:t>
      </w:r>
      <w:r w:rsidR="000F1716" w:rsidRPr="000F1716">
        <w:rPr>
          <w:rFonts w:ascii="Arial" w:hAnsi="Arial" w:cs="Arial"/>
        </w:rPr>
        <w:t xml:space="preserve"> que é viável resolver o problema de detecção de </w:t>
      </w:r>
      <w:r w:rsidR="000F1716">
        <w:rPr>
          <w:rFonts w:ascii="Arial" w:hAnsi="Arial" w:cs="Arial"/>
        </w:rPr>
        <w:t>emissões fugitivas</w:t>
      </w:r>
      <w:r>
        <w:rPr>
          <w:rFonts w:ascii="Arial" w:hAnsi="Arial" w:cs="Arial"/>
        </w:rPr>
        <w:t xml:space="preserve"> </w:t>
      </w:r>
      <w:r w:rsidR="000F1716">
        <w:rPr>
          <w:rFonts w:ascii="Arial" w:hAnsi="Arial" w:cs="Arial"/>
        </w:rPr>
        <w:t>por imagens</w:t>
      </w:r>
      <w:r w:rsidR="000F1716" w:rsidRPr="000F1716">
        <w:rPr>
          <w:rFonts w:ascii="Arial" w:hAnsi="Arial" w:cs="Arial"/>
        </w:rPr>
        <w:t xml:space="preserve"> com apren</w:t>
      </w:r>
      <w:r w:rsidR="00452142">
        <w:rPr>
          <w:rFonts w:ascii="Arial" w:hAnsi="Arial" w:cs="Arial"/>
        </w:rPr>
        <w:t xml:space="preserve">dizagem de transferência de CNN </w:t>
      </w:r>
      <w:proofErr w:type="spellStart"/>
      <w:r w:rsidR="00452142">
        <w:rPr>
          <w:rFonts w:ascii="Arial" w:hAnsi="Arial" w:cs="Arial"/>
        </w:rPr>
        <w:t>pré</w:t>
      </w:r>
      <w:proofErr w:type="spellEnd"/>
      <w:r w:rsidR="00452142">
        <w:rPr>
          <w:rFonts w:ascii="Arial" w:hAnsi="Arial" w:cs="Arial"/>
        </w:rPr>
        <w:t>-treinado</w:t>
      </w:r>
      <w:proofErr w:type="gramStart"/>
      <w:r w:rsidR="00452142">
        <w:rPr>
          <w:rFonts w:ascii="Arial" w:hAnsi="Arial" w:cs="Arial"/>
        </w:rPr>
        <w:t xml:space="preserve">  </w:t>
      </w:r>
      <w:proofErr w:type="gramEnd"/>
      <w:r w:rsidR="00452142">
        <w:rPr>
          <w:rFonts w:ascii="Arial" w:hAnsi="Arial" w:cs="Arial"/>
        </w:rPr>
        <w:t>com</w:t>
      </w:r>
      <w:r w:rsidR="000F1716" w:rsidRPr="000F1716">
        <w:rPr>
          <w:rFonts w:ascii="Arial" w:hAnsi="Arial" w:cs="Arial"/>
        </w:rPr>
        <w:t xml:space="preserve"> imagens </w:t>
      </w:r>
      <w:r w:rsidR="000F1716">
        <w:rPr>
          <w:rFonts w:ascii="Arial" w:hAnsi="Arial" w:cs="Arial"/>
        </w:rPr>
        <w:t>reais</w:t>
      </w:r>
      <w:r w:rsidR="008A3604">
        <w:rPr>
          <w:rFonts w:ascii="Arial" w:hAnsi="Arial" w:cs="Arial"/>
        </w:rPr>
        <w:t>. A tabela 4 apresenta os principais resultados obtidos:</w:t>
      </w:r>
    </w:p>
    <w:p w14:paraId="24B623B9" w14:textId="55BDD069" w:rsidR="006573D3" w:rsidRDefault="008A3604" w:rsidP="00671ED5">
      <w:pPr>
        <w:pStyle w:val="Pr-formataoHTML"/>
        <w:shd w:val="clear" w:color="auto" w:fill="FFFFFF"/>
        <w:rPr>
          <w:rFonts w:ascii="Arial" w:hAnsi="Arial" w:cs="Arial"/>
          <w:color w:val="212121"/>
        </w:rPr>
      </w:pPr>
      <w:r w:rsidRPr="00210149">
        <w:rPr>
          <w:rFonts w:ascii="Arial" w:hAnsi="Arial" w:cs="Arial"/>
          <w:b/>
          <w:color w:val="212121"/>
        </w:rPr>
        <w:t>Tabela 4</w:t>
      </w:r>
      <w:r w:rsidRPr="008A3604">
        <w:rPr>
          <w:rFonts w:ascii="Arial" w:hAnsi="Arial" w:cs="Arial"/>
          <w:color w:val="212121"/>
        </w:rPr>
        <w:t xml:space="preserve"> </w:t>
      </w:r>
      <w:r w:rsidR="001E0ECB">
        <w:rPr>
          <w:rFonts w:ascii="Arial" w:hAnsi="Arial" w:cs="Arial"/>
          <w:color w:val="212121"/>
        </w:rPr>
        <w:t>– Detalhamento dos resultados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27"/>
        <w:gridCol w:w="2228"/>
        <w:gridCol w:w="2228"/>
        <w:gridCol w:w="2228"/>
        <w:gridCol w:w="2228"/>
      </w:tblGrid>
      <w:tr w:rsidR="006573D3" w14:paraId="490666FB" w14:textId="77777777" w:rsidTr="006573D3">
        <w:trPr>
          <w:jc w:val="center"/>
        </w:trPr>
        <w:tc>
          <w:tcPr>
            <w:tcW w:w="2227" w:type="dxa"/>
          </w:tcPr>
          <w:p w14:paraId="06DE3CD3" w14:textId="77777777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</w:p>
        </w:tc>
        <w:tc>
          <w:tcPr>
            <w:tcW w:w="2228" w:type="dxa"/>
          </w:tcPr>
          <w:p w14:paraId="16D013A4" w14:textId="68D32427" w:rsidR="006573D3" w:rsidRDefault="008A3604" w:rsidP="008A3604">
            <w:pPr>
              <w:pStyle w:val="Pr-formataoHTML"/>
              <w:rPr>
                <w:rFonts w:ascii="Arial" w:hAnsi="Arial" w:cs="Arial"/>
                <w:color w:val="212121"/>
              </w:rPr>
            </w:pPr>
            <w:r>
              <w:rPr>
                <w:rFonts w:ascii="Arial" w:hAnsi="Arial" w:cs="Arial"/>
                <w:color w:val="212121"/>
              </w:rPr>
              <w:t xml:space="preserve">           </w:t>
            </w:r>
            <w:r w:rsidR="006573D3">
              <w:rPr>
                <w:rFonts w:ascii="Arial" w:hAnsi="Arial" w:cs="Arial"/>
                <w:color w:val="212121"/>
              </w:rPr>
              <w:t xml:space="preserve">       </w:t>
            </w:r>
            <w:r w:rsidR="006573D3" w:rsidRPr="002A55D5">
              <w:rPr>
                <w:rFonts w:ascii="Arial" w:hAnsi="Arial" w:cs="Arial"/>
                <w:color w:val="212121"/>
              </w:rPr>
              <w:t xml:space="preserve">  </w:t>
            </w:r>
            <w:proofErr w:type="spellStart"/>
            <w:r w:rsidR="006573D3" w:rsidRPr="002A55D5">
              <w:rPr>
                <w:rFonts w:ascii="Arial" w:hAnsi="Arial" w:cs="Arial"/>
                <w:color w:val="212121"/>
              </w:rPr>
              <w:t>Precision</w:t>
            </w:r>
            <w:proofErr w:type="spellEnd"/>
            <w:proofErr w:type="gramStart"/>
            <w:r w:rsidR="006573D3" w:rsidRPr="002A55D5">
              <w:rPr>
                <w:rFonts w:ascii="Arial" w:hAnsi="Arial" w:cs="Arial"/>
                <w:color w:val="212121"/>
              </w:rPr>
              <w:t xml:space="preserve">  </w:t>
            </w:r>
          </w:p>
        </w:tc>
        <w:tc>
          <w:tcPr>
            <w:tcW w:w="2228" w:type="dxa"/>
          </w:tcPr>
          <w:p w14:paraId="478E3BC4" w14:textId="2B96467E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r w:rsidRPr="002A55D5">
              <w:rPr>
                <w:rFonts w:ascii="Arial" w:hAnsi="Arial" w:cs="Arial"/>
                <w:color w:val="212121"/>
              </w:rPr>
              <w:t>recall</w:t>
            </w:r>
            <w:proofErr w:type="gramEnd"/>
          </w:p>
        </w:tc>
        <w:tc>
          <w:tcPr>
            <w:tcW w:w="2228" w:type="dxa"/>
          </w:tcPr>
          <w:p w14:paraId="3697A918" w14:textId="5F8A5503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proofErr w:type="gramStart"/>
            <w:r w:rsidRPr="002A55D5">
              <w:rPr>
                <w:rFonts w:ascii="Arial" w:hAnsi="Arial" w:cs="Arial"/>
                <w:color w:val="212121"/>
              </w:rPr>
              <w:t>f1</w:t>
            </w:r>
            <w:proofErr w:type="gramEnd"/>
            <w:r w:rsidRPr="002A55D5">
              <w:rPr>
                <w:rFonts w:ascii="Arial" w:hAnsi="Arial" w:cs="Arial"/>
                <w:color w:val="212121"/>
              </w:rPr>
              <w:t>-score</w:t>
            </w:r>
          </w:p>
        </w:tc>
        <w:tc>
          <w:tcPr>
            <w:tcW w:w="2228" w:type="dxa"/>
          </w:tcPr>
          <w:p w14:paraId="733EBDDB" w14:textId="593AE8F5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proofErr w:type="spellStart"/>
            <w:proofErr w:type="gramStart"/>
            <w:r w:rsidRPr="002A55D5">
              <w:rPr>
                <w:rFonts w:ascii="Arial" w:hAnsi="Arial" w:cs="Arial"/>
                <w:color w:val="212121"/>
              </w:rPr>
              <w:t>support</w:t>
            </w:r>
            <w:proofErr w:type="spellEnd"/>
            <w:proofErr w:type="gramEnd"/>
          </w:p>
        </w:tc>
      </w:tr>
      <w:tr w:rsidR="006573D3" w14:paraId="17828F6C" w14:textId="77777777" w:rsidTr="006573D3">
        <w:trPr>
          <w:jc w:val="center"/>
        </w:trPr>
        <w:tc>
          <w:tcPr>
            <w:tcW w:w="2227" w:type="dxa"/>
          </w:tcPr>
          <w:p w14:paraId="15A97EBB" w14:textId="5E00E892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proofErr w:type="spellStart"/>
            <w:proofErr w:type="gramStart"/>
            <w:r w:rsidRPr="002A55D5">
              <w:rPr>
                <w:rFonts w:ascii="Arial" w:hAnsi="Arial" w:cs="Arial"/>
                <w:color w:val="212121"/>
              </w:rPr>
              <w:t>COMfugitivas</w:t>
            </w:r>
            <w:proofErr w:type="spellEnd"/>
            <w:proofErr w:type="gramEnd"/>
          </w:p>
        </w:tc>
        <w:tc>
          <w:tcPr>
            <w:tcW w:w="2228" w:type="dxa"/>
          </w:tcPr>
          <w:p w14:paraId="226F93B8" w14:textId="2B97DD3E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r w:rsidRPr="002A55D5">
              <w:rPr>
                <w:rFonts w:ascii="Arial" w:hAnsi="Arial" w:cs="Arial"/>
                <w:color w:val="212121"/>
              </w:rPr>
              <w:t xml:space="preserve">1.00      </w:t>
            </w:r>
          </w:p>
        </w:tc>
        <w:tc>
          <w:tcPr>
            <w:tcW w:w="2228" w:type="dxa"/>
          </w:tcPr>
          <w:p w14:paraId="2D82ADC5" w14:textId="5A1D9F8A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r w:rsidRPr="002A55D5">
              <w:rPr>
                <w:rFonts w:ascii="Arial" w:hAnsi="Arial" w:cs="Arial"/>
                <w:color w:val="212121"/>
              </w:rPr>
              <w:t xml:space="preserve">0.75      </w:t>
            </w:r>
          </w:p>
        </w:tc>
        <w:tc>
          <w:tcPr>
            <w:tcW w:w="2228" w:type="dxa"/>
          </w:tcPr>
          <w:p w14:paraId="095133B0" w14:textId="290C8CB2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r w:rsidRPr="002A55D5">
              <w:rPr>
                <w:rFonts w:ascii="Arial" w:hAnsi="Arial" w:cs="Arial"/>
                <w:color w:val="212121"/>
              </w:rPr>
              <w:t xml:space="preserve">0.86         </w:t>
            </w:r>
            <w:r>
              <w:rPr>
                <w:rFonts w:ascii="Arial" w:hAnsi="Arial" w:cs="Arial"/>
                <w:color w:val="212121"/>
              </w:rPr>
              <w:t xml:space="preserve">   </w:t>
            </w:r>
          </w:p>
        </w:tc>
        <w:tc>
          <w:tcPr>
            <w:tcW w:w="2228" w:type="dxa"/>
          </w:tcPr>
          <w:p w14:paraId="0B38A79B" w14:textId="0BCD7414" w:rsidR="006573D3" w:rsidRDefault="008A3604" w:rsidP="008A3604">
            <w:pPr>
              <w:pStyle w:val="Pr-formataoHTML"/>
              <w:shd w:val="clear" w:color="auto" w:fill="FFFFFF"/>
              <w:rPr>
                <w:rFonts w:ascii="Arial" w:hAnsi="Arial" w:cs="Arial"/>
                <w:color w:val="212121"/>
              </w:rPr>
            </w:pPr>
            <w:proofErr w:type="gramStart"/>
            <w:r>
              <w:rPr>
                <w:rFonts w:ascii="Arial" w:hAnsi="Arial" w:cs="Arial"/>
                <w:color w:val="212121"/>
              </w:rPr>
              <w:t>4</w:t>
            </w:r>
            <w:proofErr w:type="gramEnd"/>
          </w:p>
        </w:tc>
      </w:tr>
      <w:tr w:rsidR="006573D3" w14:paraId="070270A5" w14:textId="77777777" w:rsidTr="006573D3">
        <w:trPr>
          <w:jc w:val="center"/>
        </w:trPr>
        <w:tc>
          <w:tcPr>
            <w:tcW w:w="2227" w:type="dxa"/>
          </w:tcPr>
          <w:p w14:paraId="06C4D8DC" w14:textId="5705A518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proofErr w:type="spellStart"/>
            <w:proofErr w:type="gramStart"/>
            <w:r w:rsidRPr="002A55D5">
              <w:rPr>
                <w:rFonts w:ascii="Arial" w:hAnsi="Arial" w:cs="Arial"/>
                <w:color w:val="212121"/>
              </w:rPr>
              <w:t>SEMfugitivas</w:t>
            </w:r>
            <w:proofErr w:type="spellEnd"/>
            <w:proofErr w:type="gramEnd"/>
          </w:p>
        </w:tc>
        <w:tc>
          <w:tcPr>
            <w:tcW w:w="2228" w:type="dxa"/>
          </w:tcPr>
          <w:p w14:paraId="48C0335B" w14:textId="79D9F8CC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r w:rsidRPr="002A55D5">
              <w:rPr>
                <w:rFonts w:ascii="Arial" w:hAnsi="Arial" w:cs="Arial"/>
                <w:color w:val="212121"/>
              </w:rPr>
              <w:t xml:space="preserve">0.80      </w:t>
            </w:r>
          </w:p>
        </w:tc>
        <w:tc>
          <w:tcPr>
            <w:tcW w:w="2228" w:type="dxa"/>
          </w:tcPr>
          <w:p w14:paraId="107F162F" w14:textId="4ADCEF3C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r w:rsidRPr="002A55D5">
              <w:rPr>
                <w:rFonts w:ascii="Arial" w:hAnsi="Arial" w:cs="Arial"/>
                <w:color w:val="212121"/>
              </w:rPr>
              <w:t xml:space="preserve">1.00      </w:t>
            </w:r>
          </w:p>
        </w:tc>
        <w:tc>
          <w:tcPr>
            <w:tcW w:w="2228" w:type="dxa"/>
          </w:tcPr>
          <w:p w14:paraId="7682C0AB" w14:textId="3B404B60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r w:rsidRPr="002A55D5">
              <w:rPr>
                <w:rFonts w:ascii="Arial" w:hAnsi="Arial" w:cs="Arial"/>
                <w:color w:val="212121"/>
              </w:rPr>
              <w:t xml:space="preserve">0.89        </w:t>
            </w:r>
            <w:r>
              <w:rPr>
                <w:rFonts w:ascii="Arial" w:hAnsi="Arial" w:cs="Arial"/>
                <w:color w:val="212121"/>
              </w:rPr>
              <w:t xml:space="preserve">   </w:t>
            </w:r>
            <w:r w:rsidRPr="002A55D5">
              <w:rPr>
                <w:rFonts w:ascii="Arial" w:hAnsi="Arial" w:cs="Arial"/>
                <w:color w:val="212121"/>
              </w:rPr>
              <w:t xml:space="preserve"> </w:t>
            </w:r>
          </w:p>
        </w:tc>
        <w:tc>
          <w:tcPr>
            <w:tcW w:w="2228" w:type="dxa"/>
          </w:tcPr>
          <w:p w14:paraId="112657C9" w14:textId="69A7E722" w:rsidR="006573D3" w:rsidRDefault="006573D3" w:rsidP="008A3604">
            <w:pPr>
              <w:pStyle w:val="Pr-formataoHTML"/>
              <w:shd w:val="clear" w:color="auto" w:fill="FFFFFF"/>
              <w:rPr>
                <w:rFonts w:ascii="Arial" w:hAnsi="Arial" w:cs="Arial"/>
                <w:color w:val="212121"/>
              </w:rPr>
            </w:pPr>
            <w:proofErr w:type="gramStart"/>
            <w:r w:rsidRPr="002A55D5">
              <w:rPr>
                <w:rFonts w:ascii="Arial" w:hAnsi="Arial" w:cs="Arial"/>
                <w:color w:val="212121"/>
              </w:rPr>
              <w:t>4</w:t>
            </w:r>
            <w:proofErr w:type="gramEnd"/>
          </w:p>
        </w:tc>
      </w:tr>
      <w:tr w:rsidR="006573D3" w14:paraId="1C697023" w14:textId="77777777" w:rsidTr="006573D3">
        <w:trPr>
          <w:jc w:val="center"/>
        </w:trPr>
        <w:tc>
          <w:tcPr>
            <w:tcW w:w="2227" w:type="dxa"/>
          </w:tcPr>
          <w:p w14:paraId="03A82D62" w14:textId="1594FBDA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proofErr w:type="spellStart"/>
            <w:proofErr w:type="gramStart"/>
            <w:r w:rsidRPr="002A55D5">
              <w:rPr>
                <w:rFonts w:ascii="Arial" w:hAnsi="Arial" w:cs="Arial"/>
                <w:color w:val="212121"/>
              </w:rPr>
              <w:t>accurac</w:t>
            </w:r>
            <w:proofErr w:type="spellEnd"/>
            <w:proofErr w:type="gramEnd"/>
          </w:p>
        </w:tc>
        <w:tc>
          <w:tcPr>
            <w:tcW w:w="2228" w:type="dxa"/>
          </w:tcPr>
          <w:p w14:paraId="65E1A7FF" w14:textId="77777777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</w:p>
        </w:tc>
        <w:tc>
          <w:tcPr>
            <w:tcW w:w="2228" w:type="dxa"/>
          </w:tcPr>
          <w:p w14:paraId="1CF6BF99" w14:textId="77777777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</w:p>
        </w:tc>
        <w:tc>
          <w:tcPr>
            <w:tcW w:w="2228" w:type="dxa"/>
          </w:tcPr>
          <w:p w14:paraId="412121E1" w14:textId="3ED63872" w:rsidR="006573D3" w:rsidRDefault="006573D3" w:rsidP="008A3604">
            <w:pPr>
              <w:pStyle w:val="Pr-formataoHTML"/>
              <w:rPr>
                <w:rFonts w:ascii="Arial" w:hAnsi="Arial" w:cs="Arial"/>
                <w:color w:val="212121"/>
              </w:rPr>
            </w:pPr>
            <w:r w:rsidRPr="002A55D5">
              <w:rPr>
                <w:rFonts w:ascii="Arial" w:hAnsi="Arial" w:cs="Arial"/>
                <w:color w:val="212121"/>
              </w:rPr>
              <w:t xml:space="preserve">0.88         </w:t>
            </w:r>
          </w:p>
        </w:tc>
        <w:tc>
          <w:tcPr>
            <w:tcW w:w="2228" w:type="dxa"/>
          </w:tcPr>
          <w:p w14:paraId="2F1D91A7" w14:textId="3211A306" w:rsidR="006573D3" w:rsidRDefault="008A3604" w:rsidP="008A3604">
            <w:pPr>
              <w:pStyle w:val="Pr-formataoHTML"/>
              <w:shd w:val="clear" w:color="auto" w:fill="FFFFFF"/>
              <w:rPr>
                <w:rFonts w:ascii="Arial" w:hAnsi="Arial" w:cs="Arial"/>
                <w:color w:val="212121"/>
              </w:rPr>
            </w:pPr>
            <w:proofErr w:type="gramStart"/>
            <w:r>
              <w:rPr>
                <w:rFonts w:ascii="Arial" w:hAnsi="Arial" w:cs="Arial"/>
                <w:color w:val="212121"/>
              </w:rPr>
              <w:t>8</w:t>
            </w:r>
            <w:proofErr w:type="gramEnd"/>
          </w:p>
        </w:tc>
      </w:tr>
      <w:tr w:rsidR="006573D3" w14:paraId="59DF3D64" w14:textId="77777777" w:rsidTr="006573D3">
        <w:trPr>
          <w:jc w:val="center"/>
        </w:trPr>
        <w:tc>
          <w:tcPr>
            <w:tcW w:w="2227" w:type="dxa"/>
          </w:tcPr>
          <w:p w14:paraId="13FFB899" w14:textId="0901F48D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proofErr w:type="gramStart"/>
            <w:r w:rsidRPr="002A55D5">
              <w:rPr>
                <w:rFonts w:ascii="Arial" w:hAnsi="Arial" w:cs="Arial"/>
                <w:color w:val="212121"/>
              </w:rPr>
              <w:t>macro</w:t>
            </w:r>
            <w:proofErr w:type="gramEnd"/>
            <w:r w:rsidRPr="002A55D5">
              <w:rPr>
                <w:rFonts w:ascii="Arial" w:hAnsi="Arial" w:cs="Arial"/>
                <w:color w:val="212121"/>
              </w:rPr>
              <w:t xml:space="preserve"> </w:t>
            </w:r>
            <w:proofErr w:type="spellStart"/>
            <w:r w:rsidRPr="002A55D5">
              <w:rPr>
                <w:rFonts w:ascii="Arial" w:hAnsi="Arial" w:cs="Arial"/>
                <w:color w:val="212121"/>
              </w:rPr>
              <w:t>avg</w:t>
            </w:r>
            <w:proofErr w:type="spellEnd"/>
            <w:r w:rsidRPr="002A55D5">
              <w:rPr>
                <w:rFonts w:ascii="Arial" w:hAnsi="Arial" w:cs="Arial"/>
                <w:color w:val="212121"/>
              </w:rPr>
              <w:t xml:space="preserve">     </w:t>
            </w:r>
            <w:r>
              <w:rPr>
                <w:rFonts w:ascii="Arial" w:hAnsi="Arial" w:cs="Arial"/>
                <w:color w:val="212121"/>
              </w:rPr>
              <w:t xml:space="preserve">     </w:t>
            </w:r>
            <w:r w:rsidRPr="002A55D5">
              <w:rPr>
                <w:rFonts w:ascii="Arial" w:hAnsi="Arial" w:cs="Arial"/>
                <w:color w:val="212121"/>
              </w:rPr>
              <w:t xml:space="preserve">  </w:t>
            </w:r>
          </w:p>
        </w:tc>
        <w:tc>
          <w:tcPr>
            <w:tcW w:w="2228" w:type="dxa"/>
          </w:tcPr>
          <w:p w14:paraId="54597CCE" w14:textId="09E53426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r w:rsidRPr="002A55D5">
              <w:rPr>
                <w:rFonts w:ascii="Arial" w:hAnsi="Arial" w:cs="Arial"/>
                <w:color w:val="212121"/>
              </w:rPr>
              <w:t xml:space="preserve">0.90      </w:t>
            </w:r>
          </w:p>
        </w:tc>
        <w:tc>
          <w:tcPr>
            <w:tcW w:w="2228" w:type="dxa"/>
          </w:tcPr>
          <w:p w14:paraId="0815BFA9" w14:textId="199C771D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r w:rsidRPr="002A55D5">
              <w:rPr>
                <w:rFonts w:ascii="Arial" w:hAnsi="Arial" w:cs="Arial"/>
                <w:color w:val="212121"/>
              </w:rPr>
              <w:t xml:space="preserve">0.88      </w:t>
            </w:r>
          </w:p>
        </w:tc>
        <w:tc>
          <w:tcPr>
            <w:tcW w:w="2228" w:type="dxa"/>
          </w:tcPr>
          <w:p w14:paraId="45665B2F" w14:textId="55332069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r w:rsidRPr="002A55D5">
              <w:rPr>
                <w:rFonts w:ascii="Arial" w:hAnsi="Arial" w:cs="Arial"/>
                <w:color w:val="212121"/>
              </w:rPr>
              <w:t xml:space="preserve">0.87         </w:t>
            </w:r>
          </w:p>
        </w:tc>
        <w:tc>
          <w:tcPr>
            <w:tcW w:w="2228" w:type="dxa"/>
          </w:tcPr>
          <w:p w14:paraId="02C4FB09" w14:textId="6F873BE5" w:rsidR="006573D3" w:rsidRDefault="008A3604" w:rsidP="008A3604">
            <w:pPr>
              <w:pStyle w:val="Pr-formataoHTML"/>
              <w:shd w:val="clear" w:color="auto" w:fill="FFFFFF"/>
              <w:rPr>
                <w:rFonts w:ascii="Arial" w:hAnsi="Arial" w:cs="Arial"/>
                <w:color w:val="212121"/>
              </w:rPr>
            </w:pPr>
            <w:proofErr w:type="gramStart"/>
            <w:r>
              <w:rPr>
                <w:rFonts w:ascii="Arial" w:hAnsi="Arial" w:cs="Arial"/>
                <w:color w:val="212121"/>
              </w:rPr>
              <w:t>8</w:t>
            </w:r>
            <w:proofErr w:type="gramEnd"/>
          </w:p>
        </w:tc>
      </w:tr>
      <w:tr w:rsidR="006573D3" w14:paraId="065A2158" w14:textId="77777777" w:rsidTr="006573D3">
        <w:trPr>
          <w:jc w:val="center"/>
        </w:trPr>
        <w:tc>
          <w:tcPr>
            <w:tcW w:w="2227" w:type="dxa"/>
          </w:tcPr>
          <w:p w14:paraId="64431D37" w14:textId="2A6CB5EC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proofErr w:type="spellStart"/>
            <w:proofErr w:type="gramStart"/>
            <w:r w:rsidRPr="002A55D5">
              <w:rPr>
                <w:rFonts w:ascii="Arial" w:hAnsi="Arial" w:cs="Arial"/>
                <w:color w:val="212121"/>
              </w:rPr>
              <w:t>weighted</w:t>
            </w:r>
            <w:proofErr w:type="spellEnd"/>
            <w:proofErr w:type="gramEnd"/>
            <w:r w:rsidRPr="002A55D5">
              <w:rPr>
                <w:rFonts w:ascii="Arial" w:hAnsi="Arial" w:cs="Arial"/>
                <w:color w:val="212121"/>
              </w:rPr>
              <w:t xml:space="preserve"> </w:t>
            </w:r>
            <w:proofErr w:type="spellStart"/>
            <w:r w:rsidRPr="002A55D5">
              <w:rPr>
                <w:rFonts w:ascii="Arial" w:hAnsi="Arial" w:cs="Arial"/>
                <w:color w:val="212121"/>
              </w:rPr>
              <w:t>avg</w:t>
            </w:r>
            <w:proofErr w:type="spellEnd"/>
            <w:r w:rsidRPr="002A55D5">
              <w:rPr>
                <w:rFonts w:ascii="Arial" w:hAnsi="Arial" w:cs="Arial"/>
                <w:color w:val="212121"/>
              </w:rPr>
              <w:t xml:space="preserve">      </w:t>
            </w:r>
            <w:r>
              <w:rPr>
                <w:rFonts w:ascii="Arial" w:hAnsi="Arial" w:cs="Arial"/>
                <w:color w:val="212121"/>
              </w:rPr>
              <w:t xml:space="preserve">    </w:t>
            </w:r>
            <w:r w:rsidRPr="002A55D5">
              <w:rPr>
                <w:rFonts w:ascii="Arial" w:hAnsi="Arial" w:cs="Arial"/>
                <w:color w:val="212121"/>
              </w:rPr>
              <w:t xml:space="preserve"> </w:t>
            </w:r>
          </w:p>
        </w:tc>
        <w:tc>
          <w:tcPr>
            <w:tcW w:w="2228" w:type="dxa"/>
          </w:tcPr>
          <w:p w14:paraId="7DC4A96F" w14:textId="7674BF8E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r w:rsidRPr="002A55D5">
              <w:rPr>
                <w:rFonts w:ascii="Arial" w:hAnsi="Arial" w:cs="Arial"/>
                <w:color w:val="212121"/>
              </w:rPr>
              <w:t xml:space="preserve">0.90      </w:t>
            </w:r>
          </w:p>
        </w:tc>
        <w:tc>
          <w:tcPr>
            <w:tcW w:w="2228" w:type="dxa"/>
          </w:tcPr>
          <w:p w14:paraId="7CA4FB16" w14:textId="45E49801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r w:rsidRPr="002A55D5">
              <w:rPr>
                <w:rFonts w:ascii="Arial" w:hAnsi="Arial" w:cs="Arial"/>
                <w:color w:val="212121"/>
              </w:rPr>
              <w:t xml:space="preserve">0.88      </w:t>
            </w:r>
          </w:p>
        </w:tc>
        <w:tc>
          <w:tcPr>
            <w:tcW w:w="2228" w:type="dxa"/>
          </w:tcPr>
          <w:p w14:paraId="60416D42" w14:textId="3C877636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r w:rsidRPr="002A55D5">
              <w:rPr>
                <w:rFonts w:ascii="Arial" w:hAnsi="Arial" w:cs="Arial"/>
                <w:color w:val="212121"/>
              </w:rPr>
              <w:t xml:space="preserve">0.87         </w:t>
            </w:r>
          </w:p>
        </w:tc>
        <w:tc>
          <w:tcPr>
            <w:tcW w:w="2228" w:type="dxa"/>
          </w:tcPr>
          <w:p w14:paraId="490956F7" w14:textId="2C98732C" w:rsidR="006573D3" w:rsidRDefault="008A3604" w:rsidP="008A3604">
            <w:pPr>
              <w:pStyle w:val="Pr-formataoHTML"/>
              <w:shd w:val="clear" w:color="auto" w:fill="FFFFFF"/>
              <w:rPr>
                <w:rFonts w:ascii="Arial" w:hAnsi="Arial" w:cs="Arial"/>
                <w:color w:val="212121"/>
              </w:rPr>
            </w:pPr>
            <w:proofErr w:type="gramStart"/>
            <w:r>
              <w:rPr>
                <w:rFonts w:ascii="Arial" w:hAnsi="Arial" w:cs="Arial"/>
                <w:color w:val="212121"/>
              </w:rPr>
              <w:t>8</w:t>
            </w:r>
            <w:proofErr w:type="gramEnd"/>
          </w:p>
        </w:tc>
      </w:tr>
      <w:tr w:rsidR="006573D3" w14:paraId="5B80F86F" w14:textId="77777777" w:rsidTr="006573D3">
        <w:trPr>
          <w:jc w:val="center"/>
        </w:trPr>
        <w:tc>
          <w:tcPr>
            <w:tcW w:w="11139" w:type="dxa"/>
            <w:gridSpan w:val="5"/>
          </w:tcPr>
          <w:p w14:paraId="449D2428" w14:textId="77777777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</w:p>
        </w:tc>
      </w:tr>
      <w:tr w:rsidR="006573D3" w14:paraId="0764A85A" w14:textId="77777777" w:rsidTr="006573D3">
        <w:trPr>
          <w:jc w:val="center"/>
        </w:trPr>
        <w:tc>
          <w:tcPr>
            <w:tcW w:w="2227" w:type="dxa"/>
          </w:tcPr>
          <w:p w14:paraId="0916FCB6" w14:textId="2A2928A6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proofErr w:type="spellStart"/>
            <w:proofErr w:type="gramStart"/>
            <w:r w:rsidRPr="002A55D5">
              <w:rPr>
                <w:rFonts w:ascii="Arial" w:hAnsi="Arial" w:cs="Arial"/>
                <w:color w:val="212121"/>
              </w:rPr>
              <w:t>acc</w:t>
            </w:r>
            <w:proofErr w:type="spellEnd"/>
            <w:proofErr w:type="gramEnd"/>
          </w:p>
        </w:tc>
        <w:tc>
          <w:tcPr>
            <w:tcW w:w="8912" w:type="dxa"/>
            <w:gridSpan w:val="4"/>
          </w:tcPr>
          <w:p w14:paraId="46A3724C" w14:textId="72D7967E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r w:rsidRPr="002A55D5">
              <w:rPr>
                <w:rFonts w:ascii="Arial" w:hAnsi="Arial" w:cs="Arial"/>
                <w:color w:val="212121"/>
              </w:rPr>
              <w:t>0.8750</w:t>
            </w:r>
          </w:p>
        </w:tc>
      </w:tr>
      <w:tr w:rsidR="006573D3" w14:paraId="1F648F4A" w14:textId="77777777" w:rsidTr="006573D3">
        <w:trPr>
          <w:jc w:val="center"/>
        </w:trPr>
        <w:tc>
          <w:tcPr>
            <w:tcW w:w="2227" w:type="dxa"/>
          </w:tcPr>
          <w:p w14:paraId="4ABDD7C1" w14:textId="29E2366F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proofErr w:type="spellStart"/>
            <w:proofErr w:type="gramStart"/>
            <w:r w:rsidRPr="002A55D5">
              <w:rPr>
                <w:rFonts w:ascii="Arial" w:hAnsi="Arial" w:cs="Arial"/>
                <w:color w:val="212121"/>
              </w:rPr>
              <w:t>sensitivity</w:t>
            </w:r>
            <w:proofErr w:type="spellEnd"/>
            <w:proofErr w:type="gramEnd"/>
            <w:r w:rsidRPr="002A55D5">
              <w:rPr>
                <w:rFonts w:ascii="Arial" w:hAnsi="Arial" w:cs="Arial"/>
                <w:color w:val="212121"/>
              </w:rPr>
              <w:t>:</w:t>
            </w:r>
          </w:p>
        </w:tc>
        <w:tc>
          <w:tcPr>
            <w:tcW w:w="8912" w:type="dxa"/>
            <w:gridSpan w:val="4"/>
          </w:tcPr>
          <w:p w14:paraId="0107B2D7" w14:textId="63EAE7AC" w:rsidR="006573D3" w:rsidRDefault="008A3604" w:rsidP="008A3604">
            <w:pPr>
              <w:pStyle w:val="Pr-formataoHTML"/>
              <w:shd w:val="clear" w:color="auto" w:fill="FFFFFF"/>
              <w:rPr>
                <w:rFonts w:ascii="Arial" w:hAnsi="Arial" w:cs="Arial"/>
                <w:color w:val="212121"/>
              </w:rPr>
            </w:pPr>
            <w:r>
              <w:rPr>
                <w:rFonts w:ascii="Arial" w:hAnsi="Arial" w:cs="Arial"/>
                <w:color w:val="212121"/>
              </w:rPr>
              <w:t>0.7500</w:t>
            </w:r>
          </w:p>
        </w:tc>
      </w:tr>
      <w:tr w:rsidR="006573D3" w14:paraId="3C455359" w14:textId="77777777" w:rsidTr="006573D3">
        <w:trPr>
          <w:jc w:val="center"/>
        </w:trPr>
        <w:tc>
          <w:tcPr>
            <w:tcW w:w="2227" w:type="dxa"/>
          </w:tcPr>
          <w:p w14:paraId="712C330F" w14:textId="5EB91929" w:rsidR="006573D3" w:rsidRDefault="006573D3" w:rsidP="00671ED5">
            <w:pPr>
              <w:pStyle w:val="Pr-formataoHTML"/>
              <w:rPr>
                <w:rFonts w:ascii="Arial" w:hAnsi="Arial" w:cs="Arial"/>
                <w:color w:val="212121"/>
              </w:rPr>
            </w:pPr>
            <w:proofErr w:type="spellStart"/>
            <w:proofErr w:type="gramStart"/>
            <w:r w:rsidRPr="002A55D5">
              <w:rPr>
                <w:rFonts w:ascii="Arial" w:hAnsi="Arial" w:cs="Arial"/>
                <w:color w:val="212121"/>
              </w:rPr>
              <w:t>specificity</w:t>
            </w:r>
            <w:proofErr w:type="spellEnd"/>
            <w:proofErr w:type="gramEnd"/>
          </w:p>
        </w:tc>
        <w:tc>
          <w:tcPr>
            <w:tcW w:w="8912" w:type="dxa"/>
            <w:gridSpan w:val="4"/>
          </w:tcPr>
          <w:p w14:paraId="47AFBF29" w14:textId="1180AB24" w:rsidR="006573D3" w:rsidRDefault="006573D3" w:rsidP="008A3604">
            <w:pPr>
              <w:pStyle w:val="Pr-formataoHTML"/>
              <w:shd w:val="clear" w:color="auto" w:fill="FFFFFF"/>
              <w:rPr>
                <w:rFonts w:ascii="Arial" w:hAnsi="Arial" w:cs="Arial"/>
                <w:color w:val="212121"/>
              </w:rPr>
            </w:pPr>
            <w:r w:rsidRPr="002A55D5">
              <w:rPr>
                <w:rFonts w:ascii="Arial" w:hAnsi="Arial" w:cs="Arial"/>
                <w:color w:val="212121"/>
              </w:rPr>
              <w:t>1.0000</w:t>
            </w:r>
          </w:p>
        </w:tc>
      </w:tr>
    </w:tbl>
    <w:p w14:paraId="42AD56BC" w14:textId="77777777" w:rsidR="00615EBE" w:rsidRPr="002A55D5" w:rsidRDefault="00615EBE" w:rsidP="00671ED5">
      <w:pPr>
        <w:pStyle w:val="Pr-formataoHTML"/>
        <w:shd w:val="clear" w:color="auto" w:fill="FFFFFF"/>
        <w:rPr>
          <w:rFonts w:ascii="Arial" w:hAnsi="Arial" w:cs="Arial"/>
          <w:color w:val="212121"/>
        </w:rPr>
      </w:pPr>
    </w:p>
    <w:p w14:paraId="4577EE6E" w14:textId="77777777" w:rsidR="00671ED5" w:rsidRPr="002A55D5" w:rsidRDefault="00671ED5" w:rsidP="00671ED5">
      <w:pPr>
        <w:pStyle w:val="Pr-formataoHTML"/>
        <w:shd w:val="clear" w:color="auto" w:fill="FFFFFF"/>
        <w:rPr>
          <w:rFonts w:ascii="Arial" w:hAnsi="Arial" w:cs="Arial"/>
          <w:color w:val="212121"/>
        </w:rPr>
      </w:pPr>
      <w:r w:rsidRPr="002A55D5">
        <w:rPr>
          <w:rFonts w:ascii="Arial" w:hAnsi="Arial" w:cs="Arial"/>
          <w:color w:val="212121"/>
        </w:rPr>
        <w:t>----------------------------------------------</w:t>
      </w:r>
    </w:p>
    <w:p w14:paraId="50AA13B6" w14:textId="36B8CC41" w:rsidR="004C19FC" w:rsidRPr="004C19FC" w:rsidRDefault="001E0ECB" w:rsidP="004C19FC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acurácia foi de 87, 5% e a</w:t>
      </w:r>
      <w:r w:rsidR="001A72FE">
        <w:rPr>
          <w:rFonts w:ascii="Arial" w:hAnsi="Arial" w:cs="Arial"/>
        </w:rPr>
        <w:t xml:space="preserve"> obtenção de uma sensitividade de 75% e </w:t>
      </w:r>
      <w:r w:rsidR="00210149">
        <w:rPr>
          <w:rFonts w:ascii="Arial" w:hAnsi="Arial" w:cs="Arial"/>
        </w:rPr>
        <w:t xml:space="preserve">de </w:t>
      </w:r>
      <w:r w:rsidR="001A72FE">
        <w:rPr>
          <w:rFonts w:ascii="Arial" w:hAnsi="Arial" w:cs="Arial"/>
        </w:rPr>
        <w:t xml:space="preserve">uma especificidade de 100% </w:t>
      </w:r>
      <w:r w:rsidR="00210149">
        <w:rPr>
          <w:rFonts w:ascii="Arial" w:hAnsi="Arial" w:cs="Arial"/>
        </w:rPr>
        <w:t>significa</w:t>
      </w:r>
      <w:r w:rsidR="001A72FE">
        <w:rPr>
          <w:rFonts w:ascii="Arial" w:hAnsi="Arial" w:cs="Arial"/>
        </w:rPr>
        <w:t>:</w:t>
      </w:r>
    </w:p>
    <w:p w14:paraId="27C305AF" w14:textId="1448CD3B" w:rsidR="004C19FC" w:rsidRDefault="001A72FE" w:rsidP="004C19FC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Das imagens em que existem emissões fugitivas (</w:t>
      </w:r>
      <w:proofErr w:type="spellStart"/>
      <w:r>
        <w:rPr>
          <w:rFonts w:ascii="Arial" w:hAnsi="Arial" w:cs="Arial"/>
        </w:rPr>
        <w:t>i.e</w:t>
      </w:r>
      <w:proofErr w:type="spellEnd"/>
      <w:r>
        <w:rPr>
          <w:rFonts w:ascii="Arial" w:hAnsi="Arial" w:cs="Arial"/>
        </w:rPr>
        <w:t>, positivos verdadeiros</w:t>
      </w:r>
      <w:proofErr w:type="gramStart"/>
      <w:r>
        <w:rPr>
          <w:rFonts w:ascii="Arial" w:hAnsi="Arial" w:cs="Arial"/>
        </w:rPr>
        <w:t>) ,</w:t>
      </w:r>
      <w:proofErr w:type="gramEnd"/>
      <w:r>
        <w:rPr>
          <w:rFonts w:ascii="Arial" w:hAnsi="Arial" w:cs="Arial"/>
        </w:rPr>
        <w:t xml:space="preserve"> foi possível identificar corretamente “</w:t>
      </w:r>
      <w:proofErr w:type="spellStart"/>
      <w:r>
        <w:rPr>
          <w:rFonts w:ascii="Arial" w:hAnsi="Arial" w:cs="Arial"/>
        </w:rPr>
        <w:t>COMFugitivas</w:t>
      </w:r>
      <w:proofErr w:type="spellEnd"/>
      <w:r>
        <w:rPr>
          <w:rFonts w:ascii="Arial" w:hAnsi="Arial" w:cs="Arial"/>
        </w:rPr>
        <w:t>”, 75% do tempo utilizando o modelo.</w:t>
      </w:r>
    </w:p>
    <w:p w14:paraId="2145F806" w14:textId="6BA77BEB" w:rsidR="001A72FE" w:rsidRPr="004C19FC" w:rsidRDefault="001A72FE" w:rsidP="004C19FC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1A72FE">
        <w:rPr>
          <w:rFonts w:ascii="Arial" w:hAnsi="Arial" w:cs="Arial"/>
        </w:rPr>
        <w:t xml:space="preserve">Das imagens em que </w:t>
      </w:r>
      <w:r>
        <w:rPr>
          <w:rFonts w:ascii="Arial" w:hAnsi="Arial" w:cs="Arial"/>
        </w:rPr>
        <w:t xml:space="preserve">não </w:t>
      </w:r>
      <w:r w:rsidRPr="001A72FE">
        <w:rPr>
          <w:rFonts w:ascii="Arial" w:hAnsi="Arial" w:cs="Arial"/>
        </w:rPr>
        <w:t>existem emissões fugitivas (</w:t>
      </w:r>
      <w:proofErr w:type="spellStart"/>
      <w:r w:rsidRPr="001A72FE">
        <w:rPr>
          <w:rFonts w:ascii="Arial" w:hAnsi="Arial" w:cs="Arial"/>
        </w:rPr>
        <w:t>i.e</w:t>
      </w:r>
      <w:proofErr w:type="spellEnd"/>
      <w:r w:rsidRPr="001A72F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negativos</w:t>
      </w:r>
      <w:r w:rsidRPr="001A72FE">
        <w:rPr>
          <w:rFonts w:ascii="Arial" w:hAnsi="Arial" w:cs="Arial"/>
        </w:rPr>
        <w:t xml:space="preserve"> verdadeiros</w:t>
      </w:r>
      <w:proofErr w:type="gramStart"/>
      <w:r w:rsidRPr="001A72FE">
        <w:rPr>
          <w:rFonts w:ascii="Arial" w:hAnsi="Arial" w:cs="Arial"/>
        </w:rPr>
        <w:t>) ,</w:t>
      </w:r>
      <w:proofErr w:type="gramEnd"/>
      <w:r w:rsidRPr="001A72FE">
        <w:rPr>
          <w:rFonts w:ascii="Arial" w:hAnsi="Arial" w:cs="Arial"/>
        </w:rPr>
        <w:t xml:space="preserve"> foi possível identificar corretamente “</w:t>
      </w:r>
      <w:proofErr w:type="spellStart"/>
      <w:r>
        <w:rPr>
          <w:rFonts w:ascii="Arial" w:hAnsi="Arial" w:cs="Arial"/>
        </w:rPr>
        <w:t>SEM</w:t>
      </w:r>
      <w:r w:rsidRPr="001A72FE">
        <w:rPr>
          <w:rFonts w:ascii="Arial" w:hAnsi="Arial" w:cs="Arial"/>
        </w:rPr>
        <w:t>Fugitivas</w:t>
      </w:r>
      <w:proofErr w:type="spellEnd"/>
      <w:r w:rsidRPr="001A72FE">
        <w:rPr>
          <w:rFonts w:ascii="Arial" w:hAnsi="Arial" w:cs="Arial"/>
        </w:rPr>
        <w:t xml:space="preserve">”, </w:t>
      </w:r>
      <w:r>
        <w:rPr>
          <w:rFonts w:ascii="Arial" w:hAnsi="Arial" w:cs="Arial"/>
        </w:rPr>
        <w:t>100</w:t>
      </w:r>
      <w:r w:rsidRPr="001A72FE">
        <w:rPr>
          <w:rFonts w:ascii="Arial" w:hAnsi="Arial" w:cs="Arial"/>
        </w:rPr>
        <w:t>% do tempo utilizando o modelo</w:t>
      </w:r>
    </w:p>
    <w:p w14:paraId="30B2FC85" w14:textId="6A80B998" w:rsidR="004C19FC" w:rsidRDefault="001A72FE" w:rsidP="00615E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Pr="001A72FE">
        <w:rPr>
          <w:rFonts w:ascii="Arial" w:hAnsi="Arial" w:cs="Arial"/>
        </w:rPr>
        <w:t>históri</w:t>
      </w:r>
      <w:r w:rsidR="00C667E9">
        <w:rPr>
          <w:rFonts w:ascii="Arial" w:hAnsi="Arial" w:cs="Arial"/>
        </w:rPr>
        <w:t xml:space="preserve">co de treinamento </w:t>
      </w:r>
      <w:r w:rsidR="00210149">
        <w:rPr>
          <w:rFonts w:ascii="Arial" w:hAnsi="Arial" w:cs="Arial"/>
        </w:rPr>
        <w:t xml:space="preserve">(Figura 2) </w:t>
      </w:r>
      <w:r w:rsidR="00C667E9">
        <w:rPr>
          <w:rFonts w:ascii="Arial" w:hAnsi="Arial" w:cs="Arial"/>
        </w:rPr>
        <w:t xml:space="preserve">mostra que a </w:t>
      </w:r>
      <w:r w:rsidRPr="001A72FE">
        <w:rPr>
          <w:rFonts w:ascii="Arial" w:hAnsi="Arial" w:cs="Arial"/>
        </w:rPr>
        <w:t>rede não es</w:t>
      </w:r>
      <w:r w:rsidR="00C667E9">
        <w:rPr>
          <w:rFonts w:ascii="Arial" w:hAnsi="Arial" w:cs="Arial"/>
        </w:rPr>
        <w:t xml:space="preserve">tá </w:t>
      </w:r>
      <w:proofErr w:type="spellStart"/>
      <w:r w:rsidR="00C667E9">
        <w:rPr>
          <w:rFonts w:ascii="Arial" w:hAnsi="Arial" w:cs="Arial"/>
        </w:rPr>
        <w:t>superdimensionanda</w:t>
      </w:r>
      <w:proofErr w:type="spellEnd"/>
      <w:r w:rsidRPr="001A72FE">
        <w:rPr>
          <w:rFonts w:ascii="Arial" w:hAnsi="Arial" w:cs="Arial"/>
        </w:rPr>
        <w:t>, apesar de ter dados</w:t>
      </w:r>
      <w:r>
        <w:rPr>
          <w:rFonts w:ascii="Arial" w:hAnsi="Arial" w:cs="Arial"/>
        </w:rPr>
        <w:t xml:space="preserve"> de treinamento</w:t>
      </w:r>
      <w:r w:rsidR="00B84686">
        <w:rPr>
          <w:rFonts w:ascii="Arial" w:hAnsi="Arial" w:cs="Arial"/>
        </w:rPr>
        <w:t xml:space="preserve"> </w:t>
      </w:r>
      <w:proofErr w:type="gramStart"/>
      <w:r w:rsidR="00B84686">
        <w:rPr>
          <w:rFonts w:ascii="Arial" w:hAnsi="Arial" w:cs="Arial"/>
        </w:rPr>
        <w:t>serem</w:t>
      </w:r>
      <w:proofErr w:type="gramEnd"/>
      <w:r>
        <w:rPr>
          <w:rFonts w:ascii="Arial" w:hAnsi="Arial" w:cs="Arial"/>
        </w:rPr>
        <w:t xml:space="preserve"> limitados.</w:t>
      </w:r>
    </w:p>
    <w:p w14:paraId="737801FC" w14:textId="77777777" w:rsidR="00210149" w:rsidRDefault="00210149" w:rsidP="00615EBE">
      <w:pPr>
        <w:rPr>
          <w:rFonts w:ascii="Arial" w:hAnsi="Arial" w:cs="Arial"/>
        </w:rPr>
      </w:pPr>
    </w:p>
    <w:p w14:paraId="5DF10D7E" w14:textId="47B2D91D" w:rsidR="00210149" w:rsidRDefault="00210149" w:rsidP="00615EBE">
      <w:pPr>
        <w:rPr>
          <w:rFonts w:ascii="Arial" w:hAnsi="Arial" w:cs="Arial"/>
        </w:rPr>
      </w:pPr>
      <w:r w:rsidRPr="00210149">
        <w:rPr>
          <w:rFonts w:ascii="Arial" w:hAnsi="Arial" w:cs="Arial"/>
          <w:b/>
        </w:rPr>
        <w:t>Figura 2</w:t>
      </w:r>
      <w:r>
        <w:rPr>
          <w:rFonts w:ascii="Arial" w:hAnsi="Arial" w:cs="Arial"/>
        </w:rPr>
        <w:t xml:space="preserve"> – </w:t>
      </w:r>
      <w:proofErr w:type="spellStart"/>
      <w:r>
        <w:rPr>
          <w:rFonts w:ascii="Arial" w:hAnsi="Arial" w:cs="Arial"/>
        </w:rPr>
        <w:t>Acuracia</w:t>
      </w:r>
      <w:proofErr w:type="spellEnd"/>
      <w:r>
        <w:rPr>
          <w:rFonts w:ascii="Arial" w:hAnsi="Arial" w:cs="Arial"/>
        </w:rPr>
        <w:t xml:space="preserve">/perdas X </w:t>
      </w:r>
      <w:proofErr w:type="spellStart"/>
      <w:r>
        <w:rPr>
          <w:rFonts w:ascii="Arial" w:hAnsi="Arial" w:cs="Arial"/>
        </w:rPr>
        <w:t>Epocas</w:t>
      </w:r>
      <w:proofErr w:type="spellEnd"/>
    </w:p>
    <w:p w14:paraId="039F78D0" w14:textId="77777777" w:rsidR="00210149" w:rsidRDefault="00210149" w:rsidP="00615EBE">
      <w:pPr>
        <w:rPr>
          <w:rFonts w:ascii="Arial" w:hAnsi="Arial" w:cs="Arial"/>
        </w:rPr>
      </w:pPr>
    </w:p>
    <w:p w14:paraId="5B8B454B" w14:textId="72C65007" w:rsidR="00615EBE" w:rsidRDefault="007A7C9B" w:rsidP="00615EBE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F90FC9" wp14:editId="5004852B">
                <wp:simplePos x="0" y="0"/>
                <wp:positionH relativeFrom="column">
                  <wp:posOffset>2039274</wp:posOffset>
                </wp:positionH>
                <wp:positionV relativeFrom="paragraph">
                  <wp:posOffset>13211</wp:posOffset>
                </wp:positionV>
                <wp:extent cx="3811979" cy="285008"/>
                <wp:effectExtent l="0" t="0" r="17145" b="2032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1979" cy="2850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7A408" w14:textId="126D9321" w:rsidR="006573D3" w:rsidRPr="00B84686" w:rsidRDefault="006573D3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Treino – Acurácia e perdas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 xml:space="preserve">  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para </w:t>
                            </w:r>
                            <w:r w:rsidRPr="00B84686">
                              <w:rPr>
                                <w:rFonts w:ascii="Arial" w:hAnsi="Arial" w:cs="Arial"/>
                              </w:rPr>
                              <w:t xml:space="preserve">Fugitivas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d</w:t>
                            </w:r>
                            <w:r w:rsidRPr="00B84686">
                              <w:rPr>
                                <w:rFonts w:ascii="Arial" w:hAnsi="Arial" w:cs="Arial"/>
                              </w:rPr>
                              <w:t>ataset</w:t>
                            </w:r>
                            <w:proofErr w:type="spellEnd"/>
                          </w:p>
                          <w:p w14:paraId="58759438" w14:textId="77777777" w:rsidR="006573D3" w:rsidRDefault="006573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margin-left:160.55pt;margin-top:1.05pt;width:300.15pt;height:22.4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" fillcolor="white [3201]" strokeweight=".5pt">
                <v:textbox>
                  <w:txbxContent>
                    <w:p w14:paraId="6CE7A408" w14:textId="126D9321" w:rsidR="006573D3" w:rsidRPr="00B84686" w:rsidRDefault="006573D3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Treino – Acurácia e perdas</w:t>
                      </w:r>
                      <w:proofErr w:type="gramStart"/>
                      <w:r>
                        <w:rPr>
                          <w:rFonts w:ascii="Arial" w:hAnsi="Arial" w:cs="Arial"/>
                        </w:rPr>
                        <w:t xml:space="preserve">  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para </w:t>
                      </w:r>
                      <w:r w:rsidRPr="00B84686">
                        <w:rPr>
                          <w:rFonts w:ascii="Arial" w:hAnsi="Arial" w:cs="Arial"/>
                        </w:rPr>
                        <w:t xml:space="preserve">Fugitivas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d</w:t>
                      </w:r>
                      <w:r w:rsidRPr="00B84686">
                        <w:rPr>
                          <w:rFonts w:ascii="Arial" w:hAnsi="Arial" w:cs="Arial"/>
                        </w:rPr>
                        <w:t>ataset</w:t>
                      </w:r>
                      <w:proofErr w:type="spellEnd"/>
                    </w:p>
                    <w:p w14:paraId="58759438" w14:textId="77777777" w:rsidR="006573D3" w:rsidRDefault="006573D3"/>
                  </w:txbxContent>
                </v:textbox>
              </v:shape>
            </w:pict>
          </mc:Fallback>
        </mc:AlternateContent>
      </w:r>
    </w:p>
    <w:p w14:paraId="61C68E32" w14:textId="6C90B5AA" w:rsidR="007A7C9B" w:rsidRDefault="007A7C9B" w:rsidP="007A7C9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962263" wp14:editId="413E2B98">
                <wp:simplePos x="0" y="0"/>
                <wp:positionH relativeFrom="column">
                  <wp:posOffset>152483</wp:posOffset>
                </wp:positionH>
                <wp:positionV relativeFrom="paragraph">
                  <wp:posOffset>1214755</wp:posOffset>
                </wp:positionV>
                <wp:extent cx="973348" cy="676894"/>
                <wp:effectExtent l="0" t="0" r="0" b="952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348" cy="676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BCAC7" w14:textId="337DE0FD" w:rsidR="006573D3" w:rsidRDefault="006573D3">
                            <w:r>
                              <w:t>Acurácia e perdas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" o:spid="_x0000_s1027" type="#_x0000_t202" style="position:absolute;left:0;text-align:left;margin-left:12pt;margin-top:95.65pt;width:76.65pt;height:53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" fillcolor="white [3201]" stroked="f" strokeweight=".5pt">
                <v:textbox>
                  <w:txbxContent>
                    <w:p w14:paraId="61ABCAC7" w14:textId="337DE0FD" w:rsidR="006573D3" w:rsidRDefault="006573D3">
                      <w:r>
                        <w:t>Acurácia e perdas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7D5E7228" wp14:editId="0528CF4E">
            <wp:extent cx="4725477" cy="315031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477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A7F5" w14:textId="17C882A1" w:rsidR="007A7C9B" w:rsidRDefault="007A7C9B" w:rsidP="00615E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    Épocas</w:t>
      </w:r>
    </w:p>
    <w:p w14:paraId="77E5370B" w14:textId="77777777" w:rsidR="007A7C9B" w:rsidRDefault="007A7C9B" w:rsidP="00615EBE">
      <w:pPr>
        <w:rPr>
          <w:rFonts w:ascii="Arial" w:hAnsi="Arial" w:cs="Arial"/>
        </w:rPr>
      </w:pPr>
    </w:p>
    <w:p w14:paraId="09F041D4" w14:textId="55BC69F7" w:rsidR="00DC083C" w:rsidRPr="00F53AA8" w:rsidRDefault="00210149" w:rsidP="00F53AA8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1C449E">
        <w:rPr>
          <w:rFonts w:ascii="Arial" w:hAnsi="Arial" w:cs="Arial"/>
        </w:rPr>
        <w:t xml:space="preserve"> item </w:t>
      </w:r>
      <w:proofErr w:type="gramStart"/>
      <w:r w:rsidR="00DC3A18">
        <w:rPr>
          <w:rFonts w:ascii="Arial" w:hAnsi="Arial" w:cs="Arial"/>
        </w:rPr>
        <w:t>6</w:t>
      </w:r>
      <w:proofErr w:type="gramEnd"/>
      <w:r w:rsidR="001C449E">
        <w:rPr>
          <w:rFonts w:ascii="Arial" w:hAnsi="Arial" w:cs="Arial"/>
        </w:rPr>
        <w:t xml:space="preserve"> a seguir são propostas estratégias a serem adotadas em trabalhos futuros.</w:t>
      </w:r>
      <w:r w:rsidR="00B84686">
        <w:rPr>
          <w:rFonts w:ascii="Arial" w:hAnsi="Arial" w:cs="Arial"/>
        </w:rPr>
        <w:t xml:space="preserve"> </w:t>
      </w:r>
      <w:r w:rsidR="00DC083C">
        <w:rPr>
          <w:rFonts w:eastAsia="Arial"/>
        </w:rPr>
        <w:br w:type="page"/>
      </w:r>
    </w:p>
    <w:p w14:paraId="7DE54AC3" w14:textId="3E397344" w:rsidR="001C449E" w:rsidRDefault="00DC3A18" w:rsidP="00AA4C2E">
      <w:pPr>
        <w:pStyle w:val="Ttulo1"/>
        <w:spacing w:line="312" w:lineRule="auto"/>
        <w:rPr>
          <w:rFonts w:eastAsia="Arial"/>
        </w:rPr>
      </w:pPr>
      <w:bookmarkStart w:id="17" w:name="_Toc75716637"/>
      <w:r>
        <w:rPr>
          <w:rFonts w:eastAsia="Arial"/>
          <w:b w:val="0"/>
          <w:bCs w:val="0"/>
        </w:rPr>
        <w:lastRenderedPageBreak/>
        <w:t>6</w:t>
      </w:r>
      <w:r w:rsidR="001C449E" w:rsidRPr="004409A5">
        <w:rPr>
          <w:rFonts w:eastAsia="Arial"/>
          <w:b w:val="0"/>
          <w:bCs w:val="0"/>
        </w:rPr>
        <w:t>.</w:t>
      </w:r>
      <w:r w:rsidR="001C449E">
        <w:rPr>
          <w:rFonts w:eastAsia="Arial"/>
        </w:rPr>
        <w:t xml:space="preserve"> </w:t>
      </w:r>
      <w:r w:rsidR="001C449E" w:rsidRPr="004409A5">
        <w:rPr>
          <w:rFonts w:eastAsia="Arial"/>
        </w:rPr>
        <w:t>CONCLUSÕES E PROPOSTAS DE FUTUROS TRABALHOS</w:t>
      </w:r>
      <w:bookmarkEnd w:id="17"/>
    </w:p>
    <w:p w14:paraId="3A0E0F19" w14:textId="77777777" w:rsidR="00BD10C0" w:rsidRPr="00BD10C0" w:rsidRDefault="00BD10C0" w:rsidP="00BD10C0">
      <w:pPr>
        <w:rPr>
          <w:rFonts w:eastAsia="Arial"/>
        </w:rPr>
      </w:pPr>
    </w:p>
    <w:p w14:paraId="14D4C320" w14:textId="13F6214C" w:rsidR="001C449E" w:rsidRPr="00E169DE" w:rsidRDefault="00F53AA8" w:rsidP="00E169D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a pluma de emissão </w:t>
      </w:r>
      <w:r w:rsidR="001C449E" w:rsidRPr="00E169DE">
        <w:rPr>
          <w:rFonts w:ascii="Arial" w:hAnsi="Arial" w:cs="Arial"/>
        </w:rPr>
        <w:t>nos variados cenários apresenta diferentes características de visão,</w:t>
      </w:r>
      <w:proofErr w:type="gramStart"/>
      <w:r w:rsidR="001C449E" w:rsidRPr="00E169DE">
        <w:rPr>
          <w:rFonts w:ascii="Arial" w:hAnsi="Arial" w:cs="Arial"/>
        </w:rPr>
        <w:t xml:space="preserve">  </w:t>
      </w:r>
      <w:proofErr w:type="gramEnd"/>
      <w:r w:rsidR="001C449E" w:rsidRPr="00E169DE">
        <w:rPr>
          <w:rFonts w:ascii="Arial" w:hAnsi="Arial" w:cs="Arial"/>
        </w:rPr>
        <w:t>uma possivel solução para melhorar a detecção é adotar um conjunto</w:t>
      </w:r>
      <w:r w:rsidR="00FA4EC2">
        <w:rPr>
          <w:rFonts w:ascii="Arial" w:hAnsi="Arial" w:cs="Arial"/>
        </w:rPr>
        <w:t xml:space="preserve"> maior </w:t>
      </w:r>
      <w:r w:rsidR="001C449E" w:rsidRPr="00E169DE">
        <w:rPr>
          <w:rFonts w:ascii="Arial" w:hAnsi="Arial" w:cs="Arial"/>
        </w:rPr>
        <w:t xml:space="preserve"> de dados para treinar o modelo de reconhecimento de pluma a fim de resolver o problema</w:t>
      </w:r>
    </w:p>
    <w:p w14:paraId="76388A61" w14:textId="3730328B" w:rsidR="001C449E" w:rsidRPr="00E169DE" w:rsidRDefault="00FA4EC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 estudo apresentado</w:t>
      </w:r>
      <w:r w:rsidR="001C449E" w:rsidRPr="00E169D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demonstrou </w:t>
      </w:r>
      <w:r w:rsidR="001C449E" w:rsidRPr="00E169DE">
        <w:rPr>
          <w:rFonts w:ascii="Arial" w:hAnsi="Arial" w:cs="Arial"/>
        </w:rPr>
        <w:t xml:space="preserve">que o uso de DL pode localizar e reconhecer a pluma de forma relativamente eficiente, com algum conhecimento prévio, como movimento e cor, combinando </w:t>
      </w:r>
      <w:r>
        <w:rPr>
          <w:rFonts w:ascii="Arial" w:hAnsi="Arial" w:cs="Arial"/>
        </w:rPr>
        <w:t xml:space="preserve">com </w:t>
      </w:r>
      <w:r w:rsidR="001C449E" w:rsidRPr="00E169DE">
        <w:rPr>
          <w:rFonts w:ascii="Arial" w:hAnsi="Arial" w:cs="Arial"/>
        </w:rPr>
        <w:t>recursos de baixo nível e recursos abstratos profundos para construir uma representação da presença de e</w:t>
      </w:r>
      <w:r>
        <w:rPr>
          <w:rFonts w:ascii="Arial" w:hAnsi="Arial" w:cs="Arial"/>
        </w:rPr>
        <w:t xml:space="preserve">missão </w:t>
      </w:r>
      <w:r w:rsidR="008825AF">
        <w:rPr>
          <w:rFonts w:ascii="Arial" w:hAnsi="Arial" w:cs="Arial"/>
        </w:rPr>
        <w:t>fugitiva.</w:t>
      </w:r>
      <w:bookmarkStart w:id="18" w:name="_GoBack"/>
      <w:bookmarkEnd w:id="18"/>
      <w:r w:rsidR="001C449E" w:rsidRPr="00E169DE">
        <w:rPr>
          <w:rFonts w:ascii="Arial" w:hAnsi="Arial" w:cs="Arial"/>
        </w:rPr>
        <w:t xml:space="preserve"> </w:t>
      </w:r>
    </w:p>
    <w:p w14:paraId="502EA1E9" w14:textId="08E69CA5" w:rsidR="00FA4EC2" w:rsidRDefault="00FA4EC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1C449E" w:rsidRPr="00DB2A97">
        <w:rPr>
          <w:rFonts w:ascii="Arial" w:hAnsi="Arial" w:cs="Arial"/>
        </w:rPr>
        <w:t xml:space="preserve"> base </w:t>
      </w:r>
      <w:r>
        <w:rPr>
          <w:rFonts w:ascii="Arial" w:hAnsi="Arial" w:cs="Arial"/>
        </w:rPr>
        <w:t>de dados foi pequena apesar do uso da técnica de</w:t>
      </w:r>
      <w:r w:rsidR="001C449E" w:rsidRPr="00DB2A97">
        <w:rPr>
          <w:rFonts w:ascii="Arial" w:hAnsi="Arial" w:cs="Arial"/>
        </w:rPr>
        <w:t xml:space="preserve"> </w:t>
      </w:r>
      <w:r w:rsidR="001C449E" w:rsidRPr="00FA4EC2">
        <w:rPr>
          <w:rFonts w:ascii="Arial" w:hAnsi="Arial" w:cs="Arial"/>
          <w:i/>
        </w:rPr>
        <w:t xml:space="preserve">Data </w:t>
      </w:r>
      <w:proofErr w:type="spellStart"/>
      <w:r w:rsidR="001C449E" w:rsidRPr="00FA4EC2">
        <w:rPr>
          <w:rFonts w:ascii="Arial" w:hAnsi="Arial" w:cs="Arial"/>
          <w:i/>
        </w:rPr>
        <w:t>Augmentation</w:t>
      </w:r>
      <w:proofErr w:type="spellEnd"/>
      <w:r w:rsidR="001C449E" w:rsidRPr="00DB2A97">
        <w:rPr>
          <w:rFonts w:ascii="Arial" w:hAnsi="Arial" w:cs="Arial"/>
        </w:rPr>
        <w:t xml:space="preserve"> com rotação de 30 °</w:t>
      </w:r>
      <w:r>
        <w:rPr>
          <w:rFonts w:ascii="Arial" w:hAnsi="Arial" w:cs="Arial"/>
        </w:rPr>
        <w:t>,</w:t>
      </w:r>
      <w:r w:rsidR="001C449E" w:rsidRPr="00DB2A97">
        <w:rPr>
          <w:rFonts w:ascii="Arial" w:hAnsi="Arial" w:cs="Arial"/>
        </w:rPr>
        <w:t xml:space="preserve"> dessa forma em futuras simulações </w:t>
      </w:r>
      <w:r w:rsidRPr="00DB2A97">
        <w:rPr>
          <w:rFonts w:ascii="Arial" w:hAnsi="Arial" w:cs="Arial"/>
        </w:rPr>
        <w:t>a adoção de outros recursos como cisalhamento ou reordenação da dimensão</w:t>
      </w:r>
      <w:r>
        <w:rPr>
          <w:rFonts w:ascii="Arial" w:hAnsi="Arial" w:cs="Arial"/>
        </w:rPr>
        <w:t xml:space="preserve"> possa incluída. </w:t>
      </w:r>
    </w:p>
    <w:p w14:paraId="7221AE36" w14:textId="26B529F0" w:rsidR="001C449E" w:rsidRPr="00DB2A97" w:rsidRDefault="00FA4EC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Também se aconselha que novos trabalhos devam</w:t>
      </w:r>
      <w:r w:rsidR="001C449E" w:rsidRPr="00DB2A97">
        <w:rPr>
          <w:rFonts w:ascii="Arial" w:hAnsi="Arial" w:cs="Arial"/>
        </w:rPr>
        <w:t xml:space="preserve"> adotar fotos diretamente geradas pela câmera</w:t>
      </w:r>
      <w:r>
        <w:rPr>
          <w:rFonts w:ascii="Arial" w:hAnsi="Arial" w:cs="Arial"/>
        </w:rPr>
        <w:t xml:space="preserve"> IR</w:t>
      </w:r>
      <w:r w:rsidR="001C449E" w:rsidRPr="00DB2A97">
        <w:rPr>
          <w:rFonts w:ascii="Arial" w:hAnsi="Arial" w:cs="Arial"/>
        </w:rPr>
        <w:t xml:space="preserve"> e não </w:t>
      </w:r>
      <w:r>
        <w:rPr>
          <w:rFonts w:ascii="Arial" w:hAnsi="Arial" w:cs="Arial"/>
        </w:rPr>
        <w:t xml:space="preserve">uso de </w:t>
      </w:r>
      <w:r w:rsidR="001C449E" w:rsidRPr="00DB2A97">
        <w:rPr>
          <w:rFonts w:ascii="Arial" w:hAnsi="Arial" w:cs="Arial"/>
        </w:rPr>
        <w:t xml:space="preserve">captura a partir dos vídeos e na sequencia a utilização de banco de dados de vídeos. </w:t>
      </w:r>
    </w:p>
    <w:p w14:paraId="11253AF1" w14:textId="77777777" w:rsidR="001C449E" w:rsidRPr="00E169D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71BCF4DE" w14:textId="77777777" w:rsidR="002D0347" w:rsidRPr="00E169DE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790ADD89" w14:textId="77777777" w:rsidR="002D0347" w:rsidRPr="00E169DE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30E1B866" w14:textId="77777777" w:rsidR="002D0347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5E6BDC9F" w14:textId="77777777" w:rsidR="002D0347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6AFBA91C" w14:textId="77777777" w:rsidR="002D0347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53937FD9" w14:textId="77777777" w:rsidR="002D0347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5C9C783B" w14:textId="77777777" w:rsidR="002D0347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79BD4573" w14:textId="77777777" w:rsidR="002D0347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25F12222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2EB73D6E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46BC7EF3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485F0FE3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01F1489E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207B7E03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7FBB4FE5" w14:textId="77777777" w:rsidR="00E169DE" w:rsidRDefault="00E169D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4FF50B83" w14:textId="77777777" w:rsidR="00E169DE" w:rsidRDefault="00E169D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06C77C3B" w14:textId="77777777" w:rsidR="00E169DE" w:rsidRDefault="00E169D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2DF59C88" w14:textId="4282D09E" w:rsidR="00E169DE" w:rsidRDefault="00E169DE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5C52E3A0" w14:textId="6C7BEF7B" w:rsidR="001C449E" w:rsidRPr="00132CA1" w:rsidRDefault="00C77652" w:rsidP="00AA4C2E">
      <w:pPr>
        <w:pStyle w:val="Ttulo1"/>
        <w:spacing w:line="312" w:lineRule="auto"/>
        <w:rPr>
          <w:rFonts w:eastAsia="Arial"/>
          <w:lang w:val="en-US"/>
        </w:rPr>
      </w:pPr>
      <w:bookmarkStart w:id="19" w:name="_Toc75716638"/>
      <w:r>
        <w:rPr>
          <w:rFonts w:eastAsia="Arial"/>
          <w:lang w:val="en-US"/>
        </w:rPr>
        <w:lastRenderedPageBreak/>
        <w:t xml:space="preserve">7. </w:t>
      </w:r>
      <w:r w:rsidR="001C449E" w:rsidRPr="00132CA1">
        <w:rPr>
          <w:rFonts w:eastAsia="Arial"/>
          <w:lang w:val="en-US"/>
        </w:rPr>
        <w:t>REFERÊNCIAS BIBLIOGRÁFICAS</w:t>
      </w:r>
      <w:bookmarkEnd w:id="19"/>
    </w:p>
    <w:p w14:paraId="72F3542D" w14:textId="77777777" w:rsidR="001C449E" w:rsidRPr="00132CA1" w:rsidRDefault="001C449E" w:rsidP="00AA4C2E">
      <w:pPr>
        <w:spacing w:line="312" w:lineRule="auto"/>
        <w:rPr>
          <w:rFonts w:eastAsia="Arial"/>
          <w:lang w:val="en-US"/>
        </w:rPr>
      </w:pPr>
    </w:p>
    <w:p w14:paraId="7BF1477E" w14:textId="77777777" w:rsidR="001C449E" w:rsidRDefault="001C449E" w:rsidP="002D0347">
      <w:pPr>
        <w:pStyle w:val="PargrafodaLista"/>
        <w:numPr>
          <w:ilvl w:val="0"/>
          <w:numId w:val="17"/>
        </w:numPr>
        <w:spacing w:line="312" w:lineRule="auto"/>
        <w:jc w:val="both"/>
        <w:rPr>
          <w:rFonts w:ascii="Arial" w:hAnsi="Arial" w:cs="Arial"/>
          <w:lang w:val="en-US"/>
        </w:rPr>
      </w:pPr>
      <w:proofErr w:type="spellStart"/>
      <w:r w:rsidRPr="00124D88">
        <w:rPr>
          <w:rFonts w:ascii="Arial" w:hAnsi="Arial" w:cs="Arial"/>
          <w:lang w:val="en-US"/>
        </w:rPr>
        <w:t>Chollet</w:t>
      </w:r>
      <w:proofErr w:type="spellEnd"/>
      <w:r w:rsidRPr="00124D88">
        <w:rPr>
          <w:rFonts w:ascii="Arial" w:hAnsi="Arial" w:cs="Arial"/>
          <w:lang w:val="en-US"/>
        </w:rPr>
        <w:t>, F,  Deep Learning with Python, New York, 2018</w:t>
      </w:r>
    </w:p>
    <w:p w14:paraId="30573C1A" w14:textId="77777777" w:rsidR="00124D88" w:rsidRPr="00124D88" w:rsidRDefault="00124D88" w:rsidP="00124D88">
      <w:pPr>
        <w:pStyle w:val="PargrafodaLista"/>
        <w:spacing w:line="312" w:lineRule="auto"/>
        <w:ind w:left="786"/>
        <w:jc w:val="both"/>
        <w:rPr>
          <w:rFonts w:ascii="Arial" w:hAnsi="Arial" w:cs="Arial"/>
          <w:lang w:val="en-US"/>
        </w:rPr>
      </w:pPr>
    </w:p>
    <w:p w14:paraId="7250A46E" w14:textId="77777777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 xml:space="preserve">CONCAWE, Techniques for detecting and quantifying fugitive </w:t>
      </w:r>
      <w:proofErr w:type="spellStart"/>
      <w:r w:rsidRPr="00124D88">
        <w:rPr>
          <w:rFonts w:ascii="Arial" w:hAnsi="Arial" w:cs="Arial"/>
          <w:lang w:val="en-US"/>
        </w:rPr>
        <w:t>emisions</w:t>
      </w:r>
      <w:proofErr w:type="spellEnd"/>
      <w:r w:rsidRPr="00124D88">
        <w:rPr>
          <w:rFonts w:ascii="Arial" w:hAnsi="Arial" w:cs="Arial"/>
          <w:lang w:val="en-US"/>
        </w:rPr>
        <w:t xml:space="preserve"> – Results of comparative field studies, Report no. 6/15, 2015 (</w:t>
      </w:r>
      <w:r w:rsidRPr="00124D88">
        <w:rPr>
          <w:rFonts w:ascii="Arial" w:hAnsi="Arial" w:cs="Arial"/>
        </w:rPr>
        <w:t>Disponível</w:t>
      </w:r>
      <w:r w:rsidRPr="00124D88">
        <w:rPr>
          <w:rFonts w:ascii="Arial" w:hAnsi="Arial" w:cs="Arial"/>
          <w:lang w:val="en-US"/>
        </w:rPr>
        <w:t xml:space="preserve"> </w:t>
      </w:r>
      <w:proofErr w:type="spellStart"/>
      <w:r w:rsidRPr="00124D88">
        <w:rPr>
          <w:rFonts w:ascii="Arial" w:hAnsi="Arial" w:cs="Arial"/>
          <w:lang w:val="en-US"/>
        </w:rPr>
        <w:t>em</w:t>
      </w:r>
      <w:proofErr w:type="spellEnd"/>
      <w:r w:rsidRPr="00124D88">
        <w:rPr>
          <w:rFonts w:ascii="Arial" w:hAnsi="Arial" w:cs="Arial"/>
          <w:lang w:val="en-US"/>
        </w:rPr>
        <w:t>: https://www.concawe.eu)</w:t>
      </w:r>
    </w:p>
    <w:p w14:paraId="1AC11350" w14:textId="77777777" w:rsidR="001C449E" w:rsidRPr="00124D8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7C0EA792" w14:textId="77777777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>CONCAWE, An evaluation of an optical gas imaging system for the quantification of fugitive hydrocarbon emissions, report no. 2/17, 2017 (</w:t>
      </w:r>
      <w:proofErr w:type="spellStart"/>
      <w:r w:rsidRPr="00124D88">
        <w:rPr>
          <w:rFonts w:ascii="Arial" w:hAnsi="Arial" w:cs="Arial"/>
          <w:lang w:val="en-US"/>
        </w:rPr>
        <w:t>Disponível</w:t>
      </w:r>
      <w:proofErr w:type="spellEnd"/>
      <w:r w:rsidRPr="00124D88">
        <w:rPr>
          <w:rFonts w:ascii="Arial" w:hAnsi="Arial" w:cs="Arial"/>
          <w:lang w:val="en-US"/>
        </w:rPr>
        <w:t xml:space="preserve"> </w:t>
      </w:r>
      <w:proofErr w:type="spellStart"/>
      <w:r w:rsidRPr="00124D88">
        <w:rPr>
          <w:rFonts w:ascii="Arial" w:hAnsi="Arial" w:cs="Arial"/>
          <w:lang w:val="en-US"/>
        </w:rPr>
        <w:t>em</w:t>
      </w:r>
      <w:proofErr w:type="spellEnd"/>
      <w:r w:rsidRPr="00124D88">
        <w:rPr>
          <w:rFonts w:ascii="Arial" w:hAnsi="Arial" w:cs="Arial"/>
          <w:lang w:val="en-US"/>
        </w:rPr>
        <w:t>: https://www.concawe.eu)</w:t>
      </w:r>
    </w:p>
    <w:p w14:paraId="593F7F21" w14:textId="77777777" w:rsidR="001C449E" w:rsidRPr="00124D8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09" w:hanging="709"/>
        <w:jc w:val="both"/>
        <w:rPr>
          <w:rFonts w:ascii="Arial" w:hAnsi="Arial" w:cs="Arial"/>
          <w:lang w:val="en-US"/>
        </w:rPr>
      </w:pPr>
    </w:p>
    <w:p w14:paraId="73FCEED3" w14:textId="77777777" w:rsidR="001C449E" w:rsidRPr="00124D88" w:rsidRDefault="001C449E" w:rsidP="00AA4C2E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124D88">
        <w:rPr>
          <w:rFonts w:ascii="Arial" w:hAnsi="Arial" w:cs="Arial"/>
          <w:lang w:val="en-US"/>
        </w:rPr>
        <w:t xml:space="preserve">FLIR. </w:t>
      </w:r>
      <w:proofErr w:type="spellStart"/>
      <w:r w:rsidRPr="00124D88">
        <w:rPr>
          <w:rFonts w:ascii="Arial" w:hAnsi="Arial" w:cs="Arial"/>
          <w:lang w:val="en-US"/>
        </w:rPr>
        <w:t>Disponível</w:t>
      </w:r>
      <w:proofErr w:type="spellEnd"/>
      <w:r w:rsidRPr="00124D88">
        <w:rPr>
          <w:rFonts w:ascii="Arial" w:hAnsi="Arial" w:cs="Arial"/>
          <w:lang w:val="en-US"/>
        </w:rPr>
        <w:t xml:space="preserve"> </w:t>
      </w:r>
      <w:proofErr w:type="spellStart"/>
      <w:r w:rsidRPr="00124D88">
        <w:rPr>
          <w:rFonts w:ascii="Arial" w:hAnsi="Arial" w:cs="Arial"/>
          <w:lang w:val="en-US"/>
        </w:rPr>
        <w:t>em</w:t>
      </w:r>
      <w:proofErr w:type="spellEnd"/>
      <w:r w:rsidRPr="00124D88">
        <w:rPr>
          <w:rFonts w:ascii="Arial" w:hAnsi="Arial" w:cs="Arial"/>
          <w:lang w:val="en-US"/>
        </w:rPr>
        <w:t xml:space="preserve">: </w:t>
      </w:r>
      <w:hyperlink r:id="rId19" w:history="1">
        <w:r w:rsidRPr="00124D88">
          <w:rPr>
            <w:rFonts w:ascii="Arial" w:hAnsi="Arial" w:cs="Arial"/>
            <w:lang w:val="en-US"/>
          </w:rPr>
          <w:t>http://www.flir.com.br/ogi/display/?id=55671</w:t>
        </w:r>
      </w:hyperlink>
      <w:r w:rsidRPr="00124D88">
        <w:rPr>
          <w:rFonts w:ascii="Arial" w:hAnsi="Arial" w:cs="Arial"/>
          <w:lang w:val="en-US"/>
        </w:rPr>
        <w:t>, 2017</w:t>
      </w:r>
      <w:r w:rsidRPr="00124D88">
        <w:rPr>
          <w:rFonts w:ascii="Arial" w:hAnsi="Arial" w:cs="Arial"/>
        </w:rPr>
        <w:t>.</w:t>
      </w:r>
    </w:p>
    <w:p w14:paraId="49630CB0" w14:textId="77777777" w:rsidR="001C449E" w:rsidRPr="00124D88" w:rsidRDefault="001C449E" w:rsidP="00AA4C2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86"/>
        <w:jc w:val="both"/>
        <w:rPr>
          <w:rFonts w:ascii="Arial" w:hAnsi="Arial" w:cs="Arial"/>
        </w:rPr>
      </w:pPr>
    </w:p>
    <w:p w14:paraId="77EA9579" w14:textId="77777777" w:rsidR="001C449E" w:rsidRPr="00124D88" w:rsidRDefault="001C449E" w:rsidP="00AA4C2E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124D88">
        <w:rPr>
          <w:rFonts w:ascii="Arial" w:hAnsi="Arial" w:cs="Arial"/>
        </w:rPr>
        <w:t xml:space="preserve">Ian </w:t>
      </w:r>
      <w:proofErr w:type="spellStart"/>
      <w:proofErr w:type="gramStart"/>
      <w:r w:rsidRPr="00124D88">
        <w:rPr>
          <w:rFonts w:ascii="Arial" w:hAnsi="Arial" w:cs="Arial"/>
        </w:rPr>
        <w:t>Goodfellow,</w:t>
      </w:r>
      <w:proofErr w:type="gramEnd"/>
      <w:r w:rsidRPr="00124D88">
        <w:rPr>
          <w:rFonts w:ascii="Arial" w:hAnsi="Arial" w:cs="Arial"/>
        </w:rPr>
        <w:t>I</w:t>
      </w:r>
      <w:proofErr w:type="spellEnd"/>
      <w:r w:rsidRPr="00124D88">
        <w:rPr>
          <w:rFonts w:ascii="Arial" w:hAnsi="Arial" w:cs="Arial"/>
        </w:rPr>
        <w:t xml:space="preserve">.,  </w:t>
      </w:r>
      <w:proofErr w:type="spellStart"/>
      <w:r w:rsidRPr="00124D88">
        <w:rPr>
          <w:rFonts w:ascii="Arial" w:hAnsi="Arial" w:cs="Arial"/>
        </w:rPr>
        <w:t>Bengio</w:t>
      </w:r>
      <w:proofErr w:type="spellEnd"/>
      <w:r w:rsidRPr="00124D88">
        <w:rPr>
          <w:rFonts w:ascii="Arial" w:hAnsi="Arial" w:cs="Arial"/>
        </w:rPr>
        <w:t xml:space="preserve"> Y., </w:t>
      </w:r>
      <w:proofErr w:type="spellStart"/>
      <w:r w:rsidRPr="00124D88">
        <w:rPr>
          <w:rFonts w:ascii="Arial" w:hAnsi="Arial" w:cs="Arial"/>
        </w:rPr>
        <w:t>Courville</w:t>
      </w:r>
      <w:proofErr w:type="spellEnd"/>
      <w:r w:rsidRPr="00124D88">
        <w:rPr>
          <w:rFonts w:ascii="Arial" w:hAnsi="Arial" w:cs="Arial"/>
        </w:rPr>
        <w:t xml:space="preserve"> A,  </w:t>
      </w:r>
      <w:proofErr w:type="spellStart"/>
      <w:r w:rsidRPr="00124D88">
        <w:rPr>
          <w:rFonts w:ascii="Arial" w:hAnsi="Arial" w:cs="Arial"/>
        </w:rPr>
        <w:t>Deep</w:t>
      </w:r>
      <w:proofErr w:type="spellEnd"/>
      <w:r w:rsidRPr="00124D88">
        <w:rPr>
          <w:rFonts w:ascii="Arial" w:hAnsi="Arial" w:cs="Arial"/>
        </w:rPr>
        <w:t xml:space="preserve"> Learning </w:t>
      </w:r>
    </w:p>
    <w:p w14:paraId="7D75457B" w14:textId="77777777" w:rsidR="001C449E" w:rsidRPr="00124D8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16F769B6" w14:textId="77777777" w:rsidR="001C449E" w:rsidRPr="00124D88" w:rsidRDefault="001C449E" w:rsidP="00AA4C2E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  <w:proofErr w:type="spellStart"/>
      <w:r w:rsidRPr="00124D88">
        <w:rPr>
          <w:rFonts w:ascii="Arial" w:hAnsi="Arial" w:cs="Arial"/>
          <w:lang w:val="en-US"/>
        </w:rPr>
        <w:t>Gulli</w:t>
      </w:r>
      <w:proofErr w:type="spellEnd"/>
      <w:r w:rsidRPr="00124D88">
        <w:rPr>
          <w:rFonts w:ascii="Arial" w:hAnsi="Arial" w:cs="Arial"/>
          <w:lang w:val="en-US"/>
        </w:rPr>
        <w:t>, A. e Pal S</w:t>
      </w:r>
      <w:proofErr w:type="gramStart"/>
      <w:r w:rsidRPr="00124D88">
        <w:rPr>
          <w:rFonts w:ascii="Arial" w:hAnsi="Arial" w:cs="Arial"/>
          <w:lang w:val="en-US"/>
        </w:rPr>
        <w:t>,  Deep</w:t>
      </w:r>
      <w:proofErr w:type="gramEnd"/>
      <w:r w:rsidRPr="00124D88">
        <w:rPr>
          <w:rFonts w:ascii="Arial" w:hAnsi="Arial" w:cs="Arial"/>
          <w:lang w:val="en-US"/>
        </w:rPr>
        <w:t xml:space="preserve"> Learning with </w:t>
      </w:r>
      <w:proofErr w:type="spellStart"/>
      <w:r w:rsidRPr="00124D88">
        <w:rPr>
          <w:rFonts w:ascii="Arial" w:hAnsi="Arial" w:cs="Arial"/>
          <w:lang w:val="en-US"/>
        </w:rPr>
        <w:t>Keras</w:t>
      </w:r>
      <w:proofErr w:type="spellEnd"/>
      <w:r w:rsidRPr="00124D88">
        <w:rPr>
          <w:rFonts w:ascii="Arial" w:hAnsi="Arial" w:cs="Arial"/>
          <w:lang w:val="en-US"/>
        </w:rPr>
        <w:t xml:space="preserve"> .</w:t>
      </w:r>
      <w:proofErr w:type="spellStart"/>
      <w:r w:rsidRPr="00124D88">
        <w:rPr>
          <w:rFonts w:ascii="Arial" w:hAnsi="Arial" w:cs="Arial"/>
          <w:lang w:val="en-US"/>
        </w:rPr>
        <w:t>Packt</w:t>
      </w:r>
      <w:proofErr w:type="spellEnd"/>
      <w:r w:rsidRPr="00124D88">
        <w:rPr>
          <w:rFonts w:ascii="Arial" w:hAnsi="Arial" w:cs="Arial"/>
          <w:lang w:val="en-US"/>
        </w:rPr>
        <w:t>, Birmingham, Mumbai. 2017.</w:t>
      </w:r>
    </w:p>
    <w:p w14:paraId="2C9F1F7E" w14:textId="77777777" w:rsidR="001C449E" w:rsidRPr="00124D88" w:rsidRDefault="001C449E" w:rsidP="002D0347">
      <w:pPr>
        <w:spacing w:line="312" w:lineRule="auto"/>
        <w:jc w:val="both"/>
        <w:rPr>
          <w:rFonts w:ascii="Arial" w:hAnsi="Arial" w:cs="Arial"/>
          <w:lang w:val="en-US"/>
        </w:rPr>
      </w:pPr>
    </w:p>
    <w:p w14:paraId="6F87FD56" w14:textId="77777777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>ONAT, A.</w:t>
      </w:r>
      <w:proofErr w:type="gramStart"/>
      <w:r w:rsidRPr="00124D88">
        <w:rPr>
          <w:rFonts w:ascii="Arial" w:hAnsi="Arial" w:cs="Arial"/>
          <w:lang w:val="en-US"/>
        </w:rPr>
        <w:t>,.</w:t>
      </w:r>
      <w:proofErr w:type="gramEnd"/>
      <w:r w:rsidRPr="00124D88">
        <w:rPr>
          <w:rFonts w:ascii="Arial" w:hAnsi="Arial" w:cs="Arial"/>
          <w:lang w:val="en-US"/>
        </w:rPr>
        <w:t xml:space="preserve"> A review of fugitive emissions. Sealing Technology, p.7-9, 2006.</w:t>
      </w:r>
    </w:p>
    <w:p w14:paraId="4F0EC0E8" w14:textId="77777777" w:rsidR="001C449E" w:rsidRPr="00124D88" w:rsidRDefault="001C449E" w:rsidP="00AA4C2E">
      <w:pPr>
        <w:spacing w:line="312" w:lineRule="auto"/>
        <w:jc w:val="both"/>
        <w:rPr>
          <w:rFonts w:ascii="Arial" w:hAnsi="Arial" w:cs="Arial"/>
          <w:lang w:val="en-US"/>
        </w:rPr>
      </w:pPr>
    </w:p>
    <w:p w14:paraId="040B5715" w14:textId="77777777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>PARKINSON, Gerald. A Smarter Way to Detect Fugitive Emissions. Chemical Engineering Progress, v.103, n.12, p.7-11, 2007.</w:t>
      </w:r>
    </w:p>
    <w:p w14:paraId="3D84747E" w14:textId="77777777" w:rsidR="001C449E" w:rsidRPr="00124D88" w:rsidRDefault="001C449E" w:rsidP="00AA4C2E">
      <w:pPr>
        <w:spacing w:line="312" w:lineRule="auto"/>
        <w:rPr>
          <w:rFonts w:ascii="Arial" w:hAnsi="Arial" w:cs="Arial"/>
          <w:lang w:val="en-US"/>
        </w:rPr>
      </w:pPr>
    </w:p>
    <w:p w14:paraId="1D75D726" w14:textId="77777777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>SIEGELL, J. H, Control valve fugitive emissions. Hydrocarbon Processing, p.45-47, 1997.</w:t>
      </w:r>
    </w:p>
    <w:p w14:paraId="37864A80" w14:textId="77777777" w:rsidR="001C449E" w:rsidRPr="00124D88" w:rsidRDefault="001C449E" w:rsidP="00AA4C2E">
      <w:pPr>
        <w:spacing w:line="312" w:lineRule="auto"/>
        <w:jc w:val="both"/>
        <w:rPr>
          <w:rFonts w:ascii="Arial" w:hAnsi="Arial" w:cs="Arial"/>
          <w:lang w:val="en-US"/>
        </w:rPr>
      </w:pPr>
    </w:p>
    <w:p w14:paraId="35E4DAC1" w14:textId="77777777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>USEPA, Determination of Volatile Organic Compound Leaks - Method 21, Code of Federal Regulations, Title 40, Part 60, Appendix A, 40 CFR 60 Appendix A, Section 8.1.1.1, 1990.</w:t>
      </w:r>
    </w:p>
    <w:p w14:paraId="27A8F82E" w14:textId="77777777" w:rsidR="001C449E" w:rsidRPr="00124D88" w:rsidRDefault="001C449E" w:rsidP="00AA4C2E">
      <w:pPr>
        <w:spacing w:line="312" w:lineRule="auto"/>
        <w:jc w:val="both"/>
        <w:rPr>
          <w:rFonts w:ascii="Arial" w:hAnsi="Arial" w:cs="Arial"/>
          <w:lang w:val="en-US"/>
        </w:rPr>
      </w:pPr>
    </w:p>
    <w:p w14:paraId="1845BCED" w14:textId="77777777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>USEPA, Alternative work practice to detect leaks from equipment: final rule. EPA-HQ[1]OAR-2003-0199, 2008</w:t>
      </w:r>
    </w:p>
    <w:p w14:paraId="466D9D20" w14:textId="77777777" w:rsidR="001C449E" w:rsidRPr="00124D88" w:rsidRDefault="001C449E" w:rsidP="00AA4C2E">
      <w:pPr>
        <w:pStyle w:val="PargrafodaLista"/>
        <w:spacing w:line="312" w:lineRule="auto"/>
        <w:jc w:val="both"/>
        <w:rPr>
          <w:rFonts w:ascii="Arial" w:hAnsi="Arial" w:cs="Arial"/>
          <w:lang w:val="en-US"/>
        </w:rPr>
      </w:pPr>
    </w:p>
    <w:p w14:paraId="7631A3F9" w14:textId="77777777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 xml:space="preserve">USEPA, Oil and Natural Gas Sector: Standards of Performance for Crude Oil and Natural Gas </w:t>
      </w:r>
      <w:proofErr w:type="gramStart"/>
      <w:r w:rsidRPr="00124D88">
        <w:rPr>
          <w:rFonts w:ascii="Arial" w:hAnsi="Arial" w:cs="Arial"/>
          <w:lang w:val="en-US"/>
        </w:rPr>
        <w:t>Production ,</w:t>
      </w:r>
      <w:proofErr w:type="gramEnd"/>
      <w:r w:rsidRPr="00124D88">
        <w:rPr>
          <w:rFonts w:ascii="Arial" w:hAnsi="Arial" w:cs="Arial"/>
          <w:lang w:val="en-US"/>
        </w:rPr>
        <w:t xml:space="preserve"> Transmission and Distribution. EPA-453/R-11-002, 2011.</w:t>
      </w:r>
    </w:p>
    <w:p w14:paraId="696C6F01" w14:textId="77777777" w:rsidR="001C449E" w:rsidRPr="00124D8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7FEB7AC3" w14:textId="77777777" w:rsidR="001C449E" w:rsidRPr="00124D88" w:rsidRDefault="001C449E" w:rsidP="00AA4C2E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>WILWERDING, J. Fugitive emissions from valves: Update. Hydrocarbon Processing, 2011. (</w:t>
      </w:r>
      <w:r w:rsidRPr="00124D88">
        <w:rPr>
          <w:rFonts w:ascii="Arial" w:hAnsi="Arial" w:cs="Arial"/>
        </w:rPr>
        <w:t>Disponível</w:t>
      </w:r>
      <w:r w:rsidRPr="00124D88">
        <w:rPr>
          <w:rFonts w:ascii="Arial" w:hAnsi="Arial" w:cs="Arial"/>
          <w:lang w:val="en-US"/>
        </w:rPr>
        <w:t xml:space="preserve"> </w:t>
      </w:r>
      <w:r w:rsidRPr="00124D88">
        <w:rPr>
          <w:rFonts w:ascii="Arial" w:hAnsi="Arial" w:cs="Arial"/>
        </w:rPr>
        <w:t>em</w:t>
      </w:r>
      <w:r w:rsidRPr="00124D88">
        <w:rPr>
          <w:rFonts w:ascii="Arial" w:hAnsi="Arial" w:cs="Arial"/>
          <w:lang w:val="en-US"/>
        </w:rPr>
        <w:t xml:space="preserve">: </w:t>
      </w:r>
      <w:hyperlink r:id="rId20" w:history="1">
        <w:r w:rsidRPr="00124D88">
          <w:rPr>
            <w:rStyle w:val="Hyperlink"/>
            <w:rFonts w:ascii="Arial" w:hAnsi="Arial" w:cs="Arial"/>
            <w:color w:val="auto"/>
            <w:lang w:val="en-US"/>
          </w:rPr>
          <w:t>www.hydrocarbonprocessing.com/magazine/2011</w:t>
        </w:r>
      </w:hyperlink>
      <w:r w:rsidRPr="00124D88">
        <w:rPr>
          <w:rFonts w:ascii="Arial" w:hAnsi="Arial" w:cs="Arial"/>
          <w:lang w:val="en-US"/>
        </w:rPr>
        <w:t xml:space="preserve">). </w:t>
      </w:r>
    </w:p>
    <w:p w14:paraId="07D17F48" w14:textId="77777777" w:rsidR="001C449E" w:rsidRPr="00124D88" w:rsidRDefault="001C449E" w:rsidP="00AA4C2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86"/>
        <w:jc w:val="both"/>
        <w:rPr>
          <w:rFonts w:ascii="Arial" w:hAnsi="Arial" w:cs="Arial"/>
          <w:lang w:val="en-US"/>
        </w:rPr>
      </w:pPr>
    </w:p>
    <w:p w14:paraId="0B0CAB20" w14:textId="77777777" w:rsidR="001C449E" w:rsidRPr="00124D88" w:rsidRDefault="001C449E" w:rsidP="00AA4C2E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 xml:space="preserve">Y. </w:t>
      </w:r>
      <w:proofErr w:type="spellStart"/>
      <w:r w:rsidRPr="00124D88">
        <w:rPr>
          <w:rFonts w:ascii="Arial" w:hAnsi="Arial" w:cs="Arial"/>
          <w:lang w:val="en-US"/>
        </w:rPr>
        <w:t>Jia</w:t>
      </w:r>
      <w:proofErr w:type="spellEnd"/>
      <w:r w:rsidRPr="00124D88">
        <w:rPr>
          <w:rFonts w:ascii="Arial" w:hAnsi="Arial" w:cs="Arial"/>
          <w:lang w:val="en-US"/>
        </w:rPr>
        <w:t xml:space="preserve">, W. Chen, M. Yang, L. Wang, D. Liu, Q. Zhang, Video smoke detection with domain knowledge and transfer learning from deep convolutional neural networks, </w:t>
      </w:r>
      <w:proofErr w:type="spellStart"/>
      <w:r w:rsidRPr="00124D88">
        <w:rPr>
          <w:rFonts w:ascii="Arial" w:hAnsi="Arial" w:cs="Arial"/>
          <w:lang w:val="en-US"/>
        </w:rPr>
        <w:t>Optik</w:t>
      </w:r>
      <w:proofErr w:type="spellEnd"/>
      <w:r w:rsidRPr="00124D88">
        <w:rPr>
          <w:rFonts w:ascii="Arial" w:hAnsi="Arial" w:cs="Arial"/>
          <w:lang w:val="en-US"/>
        </w:rPr>
        <w:t xml:space="preserve"> 240, 2021.</w:t>
      </w:r>
    </w:p>
    <w:p w14:paraId="000DA66C" w14:textId="77777777" w:rsidR="001C449E" w:rsidRPr="00124D88" w:rsidRDefault="001C449E" w:rsidP="00AA4C2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86"/>
        <w:jc w:val="both"/>
        <w:rPr>
          <w:rFonts w:ascii="Arial" w:hAnsi="Arial" w:cs="Arial"/>
          <w:lang w:val="en-US"/>
        </w:rPr>
      </w:pPr>
    </w:p>
    <w:p w14:paraId="26B62EC4" w14:textId="77777777" w:rsidR="001C449E" w:rsidRPr="00124D88" w:rsidRDefault="001C449E" w:rsidP="00AA4C2E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lastRenderedPageBreak/>
        <w:t xml:space="preserve"> </w:t>
      </w:r>
      <w:r w:rsidRPr="00124D88">
        <w:rPr>
          <w:rFonts w:ascii="Arial" w:hAnsi="Arial" w:cs="Arial"/>
        </w:rPr>
        <w:t xml:space="preserve"> L. </w:t>
      </w:r>
      <w:proofErr w:type="spellStart"/>
      <w:r w:rsidRPr="00124D88">
        <w:rPr>
          <w:rFonts w:ascii="Arial" w:hAnsi="Arial" w:cs="Arial"/>
        </w:rPr>
        <w:t>Zhao</w:t>
      </w:r>
      <w:proofErr w:type="spellEnd"/>
      <w:r w:rsidRPr="00124D88">
        <w:rPr>
          <w:rFonts w:ascii="Arial" w:hAnsi="Arial" w:cs="Arial"/>
        </w:rPr>
        <w:t xml:space="preserve">, H. </w:t>
      </w:r>
      <w:proofErr w:type="spellStart"/>
      <w:r w:rsidRPr="00124D88">
        <w:rPr>
          <w:rFonts w:ascii="Arial" w:hAnsi="Arial" w:cs="Arial"/>
        </w:rPr>
        <w:t>Bai</w:t>
      </w:r>
      <w:proofErr w:type="spellEnd"/>
      <w:r w:rsidRPr="00124D88">
        <w:rPr>
          <w:rFonts w:ascii="Arial" w:hAnsi="Arial" w:cs="Arial"/>
        </w:rPr>
        <w:t xml:space="preserve">, J. </w:t>
      </w:r>
      <w:proofErr w:type="spellStart"/>
      <w:r w:rsidRPr="00124D88">
        <w:rPr>
          <w:rFonts w:ascii="Arial" w:hAnsi="Arial" w:cs="Arial"/>
        </w:rPr>
        <w:t>Liang</w:t>
      </w:r>
      <w:proofErr w:type="spellEnd"/>
      <w:r w:rsidRPr="00124D88">
        <w:rPr>
          <w:rFonts w:ascii="Arial" w:hAnsi="Arial" w:cs="Arial"/>
        </w:rPr>
        <w:t xml:space="preserve">, B. A. Wang, Y. </w:t>
      </w:r>
      <w:proofErr w:type="spellStart"/>
      <w:r w:rsidRPr="00124D88">
        <w:rPr>
          <w:rFonts w:ascii="Arial" w:hAnsi="Arial" w:cs="Arial"/>
        </w:rPr>
        <w:t>Zhao</w:t>
      </w:r>
      <w:proofErr w:type="spellEnd"/>
      <w:r w:rsidRPr="00124D88">
        <w:rPr>
          <w:rFonts w:ascii="Arial" w:hAnsi="Arial" w:cs="Arial"/>
        </w:rPr>
        <w:t xml:space="preserve">, Learning a virtual codec </w:t>
      </w:r>
      <w:proofErr w:type="spellStart"/>
      <w:r w:rsidRPr="00124D88">
        <w:rPr>
          <w:rFonts w:ascii="Arial" w:hAnsi="Arial" w:cs="Arial"/>
        </w:rPr>
        <w:t>based</w:t>
      </w:r>
      <w:proofErr w:type="spellEnd"/>
      <w:r w:rsidRPr="00124D88">
        <w:rPr>
          <w:rFonts w:ascii="Arial" w:hAnsi="Arial" w:cs="Arial"/>
        </w:rPr>
        <w:t xml:space="preserve"> </w:t>
      </w:r>
      <w:proofErr w:type="spellStart"/>
      <w:r w:rsidRPr="00124D88">
        <w:rPr>
          <w:rFonts w:ascii="Arial" w:hAnsi="Arial" w:cs="Arial"/>
        </w:rPr>
        <w:t>on</w:t>
      </w:r>
      <w:proofErr w:type="spellEnd"/>
      <w:r w:rsidRPr="00124D88">
        <w:rPr>
          <w:rFonts w:ascii="Arial" w:hAnsi="Arial" w:cs="Arial"/>
        </w:rPr>
        <w:t xml:space="preserve"> </w:t>
      </w:r>
      <w:proofErr w:type="spellStart"/>
      <w:r w:rsidRPr="00124D88">
        <w:rPr>
          <w:rFonts w:ascii="Arial" w:hAnsi="Arial" w:cs="Arial"/>
        </w:rPr>
        <w:t>deep</w:t>
      </w:r>
      <w:proofErr w:type="spellEnd"/>
      <w:r w:rsidRPr="00124D88">
        <w:rPr>
          <w:rFonts w:ascii="Arial" w:hAnsi="Arial" w:cs="Arial"/>
        </w:rPr>
        <w:t xml:space="preserve"> </w:t>
      </w:r>
      <w:proofErr w:type="spellStart"/>
      <w:r w:rsidRPr="00124D88">
        <w:rPr>
          <w:rFonts w:ascii="Arial" w:hAnsi="Arial" w:cs="Arial"/>
        </w:rPr>
        <w:t>convolutional</w:t>
      </w:r>
      <w:proofErr w:type="spellEnd"/>
      <w:r w:rsidRPr="00124D88">
        <w:rPr>
          <w:rFonts w:ascii="Arial" w:hAnsi="Arial" w:cs="Arial"/>
        </w:rPr>
        <w:t xml:space="preserve"> neural network </w:t>
      </w:r>
      <w:proofErr w:type="spellStart"/>
      <w:r w:rsidRPr="00124D88">
        <w:rPr>
          <w:rFonts w:ascii="Arial" w:hAnsi="Arial" w:cs="Arial"/>
        </w:rPr>
        <w:t>to</w:t>
      </w:r>
      <w:proofErr w:type="spellEnd"/>
      <w:r w:rsidRPr="00124D88">
        <w:rPr>
          <w:rFonts w:ascii="Arial" w:hAnsi="Arial" w:cs="Arial"/>
        </w:rPr>
        <w:t xml:space="preserve"> </w:t>
      </w:r>
      <w:proofErr w:type="spellStart"/>
      <w:r w:rsidRPr="00124D88">
        <w:rPr>
          <w:rFonts w:ascii="Arial" w:hAnsi="Arial" w:cs="Arial"/>
        </w:rPr>
        <w:t>compress</w:t>
      </w:r>
      <w:proofErr w:type="spellEnd"/>
      <w:r w:rsidRPr="00124D88">
        <w:rPr>
          <w:rFonts w:ascii="Arial" w:hAnsi="Arial" w:cs="Arial"/>
        </w:rPr>
        <w:t xml:space="preserve"> </w:t>
      </w:r>
      <w:proofErr w:type="spellStart"/>
      <w:r w:rsidRPr="00124D88">
        <w:rPr>
          <w:rFonts w:ascii="Arial" w:hAnsi="Arial" w:cs="Arial"/>
        </w:rPr>
        <w:t>image</w:t>
      </w:r>
      <w:proofErr w:type="spellEnd"/>
      <w:r w:rsidRPr="00124D88">
        <w:rPr>
          <w:rFonts w:ascii="Arial" w:hAnsi="Arial" w:cs="Arial"/>
        </w:rPr>
        <w:t xml:space="preserve">, J. Vis. </w:t>
      </w:r>
      <w:proofErr w:type="spellStart"/>
      <w:r w:rsidRPr="00124D88">
        <w:rPr>
          <w:rFonts w:ascii="Arial" w:hAnsi="Arial" w:cs="Arial"/>
        </w:rPr>
        <w:t>Commun</w:t>
      </w:r>
      <w:proofErr w:type="spellEnd"/>
      <w:r w:rsidRPr="00124D88">
        <w:rPr>
          <w:rFonts w:ascii="Arial" w:hAnsi="Arial" w:cs="Arial"/>
        </w:rPr>
        <w:t xml:space="preserve">. </w:t>
      </w:r>
      <w:proofErr w:type="spellStart"/>
      <w:r w:rsidRPr="00124D88">
        <w:rPr>
          <w:rFonts w:ascii="Arial" w:hAnsi="Arial" w:cs="Arial"/>
        </w:rPr>
        <w:t>Image</w:t>
      </w:r>
      <w:proofErr w:type="spellEnd"/>
      <w:r w:rsidRPr="00124D88">
        <w:rPr>
          <w:rFonts w:ascii="Arial" w:hAnsi="Arial" w:cs="Arial"/>
        </w:rPr>
        <w:t xml:space="preserve"> R. 63, 2019. </w:t>
      </w:r>
    </w:p>
    <w:p w14:paraId="362CCB27" w14:textId="77777777" w:rsidR="001C449E" w:rsidRPr="00124D88" w:rsidRDefault="001C449E" w:rsidP="00AA4C2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86"/>
        <w:jc w:val="both"/>
        <w:rPr>
          <w:rFonts w:ascii="Arial" w:hAnsi="Arial" w:cs="Arial"/>
          <w:lang w:val="en-US"/>
        </w:rPr>
      </w:pPr>
    </w:p>
    <w:p w14:paraId="6F7A7640" w14:textId="77777777" w:rsidR="001C449E" w:rsidRPr="00124D88" w:rsidRDefault="001C449E" w:rsidP="00AA4C2E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</w:rPr>
        <w:t xml:space="preserve">Z. </w:t>
      </w:r>
      <w:proofErr w:type="spellStart"/>
      <w:proofErr w:type="gramStart"/>
      <w:r w:rsidRPr="00124D88">
        <w:rPr>
          <w:rFonts w:ascii="Arial" w:hAnsi="Arial" w:cs="Arial"/>
        </w:rPr>
        <w:t>Kolar</w:t>
      </w:r>
      <w:proofErr w:type="spellEnd"/>
      <w:r w:rsidRPr="00124D88">
        <w:rPr>
          <w:rFonts w:ascii="Arial" w:hAnsi="Arial" w:cs="Arial"/>
        </w:rPr>
        <w:t xml:space="preserve"> ,</w:t>
      </w:r>
      <w:proofErr w:type="gramEnd"/>
      <w:r w:rsidRPr="00124D88">
        <w:rPr>
          <w:rFonts w:ascii="Arial" w:hAnsi="Arial" w:cs="Arial"/>
        </w:rPr>
        <w:t xml:space="preserve"> X. </w:t>
      </w:r>
      <w:proofErr w:type="spellStart"/>
      <w:r w:rsidRPr="00124D88">
        <w:rPr>
          <w:rFonts w:ascii="Arial" w:hAnsi="Arial" w:cs="Arial"/>
        </w:rPr>
        <w:t>Ren</w:t>
      </w:r>
      <w:proofErr w:type="spellEnd"/>
      <w:r w:rsidRPr="00124D88">
        <w:rPr>
          <w:rFonts w:ascii="Arial" w:hAnsi="Arial" w:cs="Arial"/>
        </w:rPr>
        <w:t>, H. Chen,</w:t>
      </w:r>
      <w:proofErr w:type="gramStart"/>
      <w:r w:rsidRPr="00124D88">
        <w:rPr>
          <w:rFonts w:ascii="Arial" w:hAnsi="Arial" w:cs="Arial"/>
        </w:rPr>
        <w:t xml:space="preserve">  </w:t>
      </w:r>
      <w:proofErr w:type="gramEnd"/>
      <w:r w:rsidRPr="00124D88">
        <w:rPr>
          <w:rFonts w:ascii="Arial" w:hAnsi="Arial" w:cs="Arial"/>
        </w:rPr>
        <w:t xml:space="preserve">X. </w:t>
      </w:r>
      <w:proofErr w:type="spellStart"/>
      <w:r w:rsidRPr="00124D88">
        <w:rPr>
          <w:rFonts w:ascii="Arial" w:hAnsi="Arial" w:cs="Arial"/>
        </w:rPr>
        <w:t>Luo</w:t>
      </w:r>
      <w:proofErr w:type="spellEnd"/>
      <w:r w:rsidRPr="00124D88">
        <w:rPr>
          <w:rFonts w:ascii="Arial" w:hAnsi="Arial" w:cs="Arial"/>
        </w:rPr>
        <w:t xml:space="preserve">, </w:t>
      </w:r>
      <w:proofErr w:type="spellStart"/>
      <w:r w:rsidRPr="00124D88">
        <w:rPr>
          <w:rFonts w:ascii="Arial" w:hAnsi="Arial" w:cs="Arial"/>
        </w:rPr>
        <w:t>Transfer</w:t>
      </w:r>
      <w:proofErr w:type="spellEnd"/>
      <w:r w:rsidRPr="00124D88">
        <w:rPr>
          <w:rFonts w:ascii="Arial" w:hAnsi="Arial" w:cs="Arial"/>
        </w:rPr>
        <w:t xml:space="preserve"> </w:t>
      </w:r>
      <w:proofErr w:type="spellStart"/>
      <w:r w:rsidRPr="00124D88">
        <w:rPr>
          <w:rFonts w:ascii="Arial" w:hAnsi="Arial" w:cs="Arial"/>
        </w:rPr>
        <w:t>learning</w:t>
      </w:r>
      <w:proofErr w:type="spellEnd"/>
      <w:r w:rsidRPr="00124D88">
        <w:rPr>
          <w:rFonts w:ascii="Arial" w:hAnsi="Arial" w:cs="Arial"/>
        </w:rPr>
        <w:t xml:space="preserve"> </w:t>
      </w:r>
      <w:proofErr w:type="spellStart"/>
      <w:r w:rsidRPr="00124D88">
        <w:rPr>
          <w:rFonts w:ascii="Arial" w:hAnsi="Arial" w:cs="Arial"/>
        </w:rPr>
        <w:t>and</w:t>
      </w:r>
      <w:proofErr w:type="spellEnd"/>
      <w:r w:rsidRPr="00124D88">
        <w:rPr>
          <w:rFonts w:ascii="Arial" w:hAnsi="Arial" w:cs="Arial"/>
        </w:rPr>
        <w:t xml:space="preserve"> </w:t>
      </w:r>
      <w:proofErr w:type="spellStart"/>
      <w:r w:rsidRPr="00124D88">
        <w:rPr>
          <w:rFonts w:ascii="Arial" w:hAnsi="Arial" w:cs="Arial"/>
        </w:rPr>
        <w:t>deep</w:t>
      </w:r>
      <w:proofErr w:type="spellEnd"/>
      <w:r w:rsidRPr="00124D88">
        <w:rPr>
          <w:rFonts w:ascii="Arial" w:hAnsi="Arial" w:cs="Arial"/>
        </w:rPr>
        <w:t xml:space="preserve"> </w:t>
      </w:r>
      <w:proofErr w:type="spellStart"/>
      <w:r w:rsidRPr="00124D88">
        <w:rPr>
          <w:rFonts w:ascii="Arial" w:hAnsi="Arial" w:cs="Arial"/>
        </w:rPr>
        <w:t>convolutional</w:t>
      </w:r>
      <w:proofErr w:type="spellEnd"/>
      <w:r w:rsidRPr="00124D88">
        <w:rPr>
          <w:rFonts w:ascii="Arial" w:hAnsi="Arial" w:cs="Arial"/>
        </w:rPr>
        <w:t xml:space="preserve"> neural networks for </w:t>
      </w:r>
      <w:proofErr w:type="spellStart"/>
      <w:r w:rsidRPr="00124D88">
        <w:rPr>
          <w:rFonts w:ascii="Arial" w:hAnsi="Arial" w:cs="Arial"/>
        </w:rPr>
        <w:t>safety</w:t>
      </w:r>
      <w:proofErr w:type="spellEnd"/>
      <w:r w:rsidRPr="00124D88">
        <w:rPr>
          <w:rFonts w:ascii="Arial" w:hAnsi="Arial" w:cs="Arial"/>
        </w:rPr>
        <w:t xml:space="preserve"> </w:t>
      </w:r>
      <w:proofErr w:type="spellStart"/>
      <w:r w:rsidRPr="00124D88">
        <w:rPr>
          <w:rFonts w:ascii="Arial" w:hAnsi="Arial" w:cs="Arial"/>
        </w:rPr>
        <w:t>guardrail</w:t>
      </w:r>
      <w:proofErr w:type="spellEnd"/>
      <w:r w:rsidRPr="00124D88">
        <w:rPr>
          <w:rFonts w:ascii="Arial" w:hAnsi="Arial" w:cs="Arial"/>
        </w:rPr>
        <w:t xml:space="preserve"> </w:t>
      </w:r>
      <w:proofErr w:type="spellStart"/>
      <w:r w:rsidRPr="00124D88">
        <w:rPr>
          <w:rFonts w:ascii="Arial" w:hAnsi="Arial" w:cs="Arial"/>
        </w:rPr>
        <w:t>detection</w:t>
      </w:r>
      <w:proofErr w:type="spellEnd"/>
      <w:r w:rsidRPr="00124D88">
        <w:rPr>
          <w:rFonts w:ascii="Arial" w:hAnsi="Arial" w:cs="Arial"/>
        </w:rPr>
        <w:t xml:space="preserve"> in </w:t>
      </w:r>
      <w:proofErr w:type="gramStart"/>
      <w:r w:rsidRPr="00124D88">
        <w:rPr>
          <w:rFonts w:ascii="Arial" w:hAnsi="Arial" w:cs="Arial"/>
        </w:rPr>
        <w:t>2D</w:t>
      </w:r>
      <w:proofErr w:type="gramEnd"/>
      <w:r w:rsidRPr="00124D88">
        <w:rPr>
          <w:rFonts w:ascii="Arial" w:hAnsi="Arial" w:cs="Arial"/>
        </w:rPr>
        <w:t xml:space="preserve"> </w:t>
      </w:r>
      <w:proofErr w:type="spellStart"/>
      <w:r w:rsidRPr="00124D88">
        <w:rPr>
          <w:rFonts w:ascii="Arial" w:hAnsi="Arial" w:cs="Arial"/>
        </w:rPr>
        <w:t>images</w:t>
      </w:r>
      <w:proofErr w:type="spellEnd"/>
      <w:r w:rsidRPr="00124D88">
        <w:rPr>
          <w:rFonts w:ascii="Arial" w:hAnsi="Arial" w:cs="Arial"/>
        </w:rPr>
        <w:t>, Autom. Constr. 89, 2018.</w:t>
      </w:r>
    </w:p>
    <w:p w14:paraId="48176258" w14:textId="77777777" w:rsidR="001C449E" w:rsidRPr="00124D88" w:rsidRDefault="001C449E" w:rsidP="00AA4C2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86"/>
        <w:jc w:val="both"/>
        <w:rPr>
          <w:rFonts w:ascii="Arial" w:hAnsi="Arial" w:cs="Arial"/>
          <w:lang w:val="en-US"/>
        </w:rPr>
      </w:pPr>
    </w:p>
    <w:p w14:paraId="4424B5CA" w14:textId="77777777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rPr>
          <w:rFonts w:ascii="Arial" w:hAnsi="Arial" w:cs="Arial"/>
        </w:rPr>
      </w:pPr>
      <w:r w:rsidRPr="00124D88">
        <w:rPr>
          <w:rFonts w:ascii="Arial" w:hAnsi="Arial" w:cs="Arial"/>
        </w:rPr>
        <w:t xml:space="preserve">S. </w:t>
      </w:r>
      <w:proofErr w:type="spellStart"/>
      <w:r w:rsidRPr="00124D88">
        <w:rPr>
          <w:rFonts w:ascii="Arial" w:hAnsi="Arial" w:cs="Arial"/>
        </w:rPr>
        <w:t>Dong</w:t>
      </w:r>
      <w:proofErr w:type="spellEnd"/>
      <w:r w:rsidRPr="00124D88">
        <w:rPr>
          <w:rFonts w:ascii="Arial" w:hAnsi="Arial" w:cs="Arial"/>
        </w:rPr>
        <w:t xml:space="preserve">, P. Wang, K. Abbas, A </w:t>
      </w:r>
      <w:proofErr w:type="spellStart"/>
      <w:r w:rsidRPr="00124D88">
        <w:rPr>
          <w:rFonts w:ascii="Arial" w:hAnsi="Arial" w:cs="Arial"/>
        </w:rPr>
        <w:t>survey</w:t>
      </w:r>
      <w:proofErr w:type="spellEnd"/>
      <w:r w:rsidRPr="00124D88">
        <w:rPr>
          <w:rFonts w:ascii="Arial" w:hAnsi="Arial" w:cs="Arial"/>
        </w:rPr>
        <w:t xml:space="preserve"> </w:t>
      </w:r>
      <w:proofErr w:type="spellStart"/>
      <w:r w:rsidRPr="00124D88">
        <w:rPr>
          <w:rFonts w:ascii="Arial" w:hAnsi="Arial" w:cs="Arial"/>
        </w:rPr>
        <w:t>on</w:t>
      </w:r>
      <w:proofErr w:type="spellEnd"/>
      <w:r w:rsidRPr="00124D88">
        <w:rPr>
          <w:rFonts w:ascii="Arial" w:hAnsi="Arial" w:cs="Arial"/>
        </w:rPr>
        <w:t xml:space="preserve"> </w:t>
      </w:r>
      <w:proofErr w:type="spellStart"/>
      <w:r w:rsidRPr="00124D88">
        <w:rPr>
          <w:rFonts w:ascii="Arial" w:hAnsi="Arial" w:cs="Arial"/>
        </w:rPr>
        <w:t>deep</w:t>
      </w:r>
      <w:proofErr w:type="spellEnd"/>
      <w:r w:rsidRPr="00124D88">
        <w:rPr>
          <w:rFonts w:ascii="Arial" w:hAnsi="Arial" w:cs="Arial"/>
        </w:rPr>
        <w:t xml:space="preserve"> </w:t>
      </w:r>
      <w:proofErr w:type="spellStart"/>
      <w:r w:rsidRPr="00124D88">
        <w:rPr>
          <w:rFonts w:ascii="Arial" w:hAnsi="Arial" w:cs="Arial"/>
        </w:rPr>
        <w:t>learning</w:t>
      </w:r>
      <w:proofErr w:type="spellEnd"/>
      <w:r w:rsidRPr="00124D88">
        <w:rPr>
          <w:rFonts w:ascii="Arial" w:hAnsi="Arial" w:cs="Arial"/>
        </w:rPr>
        <w:t xml:space="preserve"> </w:t>
      </w:r>
      <w:proofErr w:type="spellStart"/>
      <w:r w:rsidRPr="00124D88">
        <w:rPr>
          <w:rFonts w:ascii="Arial" w:hAnsi="Arial" w:cs="Arial"/>
        </w:rPr>
        <w:t>and</w:t>
      </w:r>
      <w:proofErr w:type="spellEnd"/>
      <w:r w:rsidRPr="00124D88">
        <w:rPr>
          <w:rFonts w:ascii="Arial" w:hAnsi="Arial" w:cs="Arial"/>
        </w:rPr>
        <w:t xml:space="preserve"> its </w:t>
      </w:r>
      <w:proofErr w:type="spellStart"/>
      <w:r w:rsidRPr="00124D88">
        <w:rPr>
          <w:rFonts w:ascii="Arial" w:hAnsi="Arial" w:cs="Arial"/>
        </w:rPr>
        <w:t>applications</w:t>
      </w:r>
      <w:proofErr w:type="spellEnd"/>
      <w:r w:rsidRPr="00124D88">
        <w:rPr>
          <w:rFonts w:ascii="Arial" w:hAnsi="Arial" w:cs="Arial"/>
        </w:rPr>
        <w:t>,</w:t>
      </w:r>
      <w:proofErr w:type="gramStart"/>
      <w:r w:rsidRPr="00124D88">
        <w:rPr>
          <w:rFonts w:ascii="Arial" w:hAnsi="Arial" w:cs="Arial"/>
        </w:rPr>
        <w:t xml:space="preserve">  </w:t>
      </w:r>
      <w:proofErr w:type="gramEnd"/>
      <w:r w:rsidRPr="00124D88">
        <w:rPr>
          <w:rFonts w:ascii="Arial" w:hAnsi="Arial" w:cs="Arial"/>
        </w:rPr>
        <w:t xml:space="preserve">Computer Science </w:t>
      </w:r>
      <w:proofErr w:type="spellStart"/>
      <w:r w:rsidRPr="00124D88">
        <w:rPr>
          <w:rFonts w:ascii="Arial" w:hAnsi="Arial" w:cs="Arial"/>
        </w:rPr>
        <w:t>Review</w:t>
      </w:r>
      <w:proofErr w:type="spellEnd"/>
      <w:r w:rsidRPr="00124D88">
        <w:rPr>
          <w:rFonts w:ascii="Arial" w:hAnsi="Arial" w:cs="Arial"/>
        </w:rPr>
        <w:t xml:space="preserve"> 40 , 2021.</w:t>
      </w:r>
    </w:p>
    <w:p w14:paraId="4F5EEED5" w14:textId="77777777" w:rsidR="001C449E" w:rsidRPr="00124D8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07FD432A" w14:textId="77777777" w:rsidR="001C449E" w:rsidRPr="00124D8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75B4B227" w14:textId="77777777" w:rsidR="002D0347" w:rsidRPr="00124D88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30236FCA" w14:textId="77777777" w:rsidR="002D0347" w:rsidRPr="00124D88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5A846854" w14:textId="77777777" w:rsidR="002D0347" w:rsidRPr="00124D88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24A35774" w14:textId="77777777" w:rsidR="002D0347" w:rsidRPr="00124D88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31A1A3F3" w14:textId="77777777" w:rsidR="002D0347" w:rsidRPr="00124D88" w:rsidRDefault="002D0347" w:rsidP="00AA4C2E">
      <w:pPr>
        <w:pStyle w:val="Ttulo1"/>
        <w:spacing w:line="312" w:lineRule="auto"/>
        <w:rPr>
          <w:rFonts w:eastAsia="Arial"/>
          <w:lang w:val="en-US"/>
        </w:rPr>
      </w:pPr>
    </w:p>
    <w:p w14:paraId="211B7187" w14:textId="77777777" w:rsidR="002D0347" w:rsidRPr="00124D88" w:rsidRDefault="002D0347" w:rsidP="00AA4C2E">
      <w:pPr>
        <w:pStyle w:val="Ttulo1"/>
        <w:spacing w:line="312" w:lineRule="auto"/>
        <w:rPr>
          <w:rFonts w:eastAsia="Arial"/>
          <w:lang w:val="en-US"/>
        </w:rPr>
      </w:pPr>
    </w:p>
    <w:p w14:paraId="34DF1020" w14:textId="77777777" w:rsidR="002D0347" w:rsidRPr="00124D88" w:rsidRDefault="002D0347" w:rsidP="00AA4C2E">
      <w:pPr>
        <w:pStyle w:val="Ttulo1"/>
        <w:spacing w:line="312" w:lineRule="auto"/>
        <w:rPr>
          <w:rFonts w:eastAsia="Arial"/>
          <w:lang w:val="en-US"/>
        </w:rPr>
      </w:pPr>
    </w:p>
    <w:p w14:paraId="6C7A6B6C" w14:textId="77777777" w:rsidR="002D0347" w:rsidRPr="00124D88" w:rsidRDefault="002D0347" w:rsidP="00AA4C2E">
      <w:pPr>
        <w:pStyle w:val="Ttulo1"/>
        <w:spacing w:line="312" w:lineRule="auto"/>
        <w:rPr>
          <w:rFonts w:eastAsia="Arial"/>
          <w:lang w:val="en-US"/>
        </w:rPr>
      </w:pPr>
    </w:p>
    <w:p w14:paraId="2F77F93C" w14:textId="77777777" w:rsidR="002D0347" w:rsidRPr="00124D88" w:rsidRDefault="002D0347" w:rsidP="00AA4C2E">
      <w:pPr>
        <w:pStyle w:val="Ttulo1"/>
        <w:spacing w:line="312" w:lineRule="auto"/>
        <w:rPr>
          <w:rFonts w:eastAsia="Arial"/>
          <w:lang w:val="en-US"/>
        </w:rPr>
      </w:pPr>
    </w:p>
    <w:p w14:paraId="28A134F6" w14:textId="77777777" w:rsidR="002D0347" w:rsidRPr="00124D88" w:rsidRDefault="002D0347" w:rsidP="00AA4C2E">
      <w:pPr>
        <w:pStyle w:val="Ttulo1"/>
        <w:spacing w:line="312" w:lineRule="auto"/>
        <w:rPr>
          <w:rFonts w:eastAsia="Arial"/>
          <w:lang w:val="en-US"/>
        </w:rPr>
      </w:pPr>
    </w:p>
    <w:p w14:paraId="4B7983C1" w14:textId="77777777" w:rsidR="002D0347" w:rsidRDefault="002D0347" w:rsidP="00AA4C2E">
      <w:pPr>
        <w:pStyle w:val="Ttulo1"/>
        <w:spacing w:line="312" w:lineRule="auto"/>
        <w:rPr>
          <w:rFonts w:eastAsia="Arial"/>
          <w:lang w:val="en-US"/>
        </w:rPr>
      </w:pPr>
    </w:p>
    <w:p w14:paraId="1DA9873E" w14:textId="77777777" w:rsidR="00124D88" w:rsidRDefault="00124D88" w:rsidP="00124D88">
      <w:pPr>
        <w:rPr>
          <w:rFonts w:eastAsia="Arial"/>
          <w:lang w:val="en-US"/>
        </w:rPr>
      </w:pPr>
    </w:p>
    <w:p w14:paraId="0BB6082E" w14:textId="77777777" w:rsidR="00124D88" w:rsidRDefault="00124D88" w:rsidP="00124D88">
      <w:pPr>
        <w:rPr>
          <w:rFonts w:eastAsia="Arial"/>
          <w:lang w:val="en-US"/>
        </w:rPr>
      </w:pPr>
    </w:p>
    <w:p w14:paraId="61647818" w14:textId="77777777" w:rsidR="00124D88" w:rsidRDefault="00124D88" w:rsidP="00124D88">
      <w:pPr>
        <w:rPr>
          <w:rFonts w:eastAsia="Arial"/>
          <w:lang w:val="en-US"/>
        </w:rPr>
      </w:pPr>
    </w:p>
    <w:p w14:paraId="66601113" w14:textId="77777777" w:rsidR="00124D88" w:rsidRDefault="00124D88" w:rsidP="00124D88">
      <w:pPr>
        <w:rPr>
          <w:rFonts w:eastAsia="Arial"/>
          <w:lang w:val="en-US"/>
        </w:rPr>
      </w:pPr>
    </w:p>
    <w:p w14:paraId="0E7BF660" w14:textId="77777777" w:rsidR="00124D88" w:rsidRDefault="00124D88" w:rsidP="00124D88">
      <w:pPr>
        <w:rPr>
          <w:rFonts w:eastAsia="Arial"/>
          <w:lang w:val="en-US"/>
        </w:rPr>
      </w:pPr>
    </w:p>
    <w:p w14:paraId="44A766A4" w14:textId="77777777" w:rsidR="00124D88" w:rsidRDefault="00124D88" w:rsidP="00124D88">
      <w:pPr>
        <w:rPr>
          <w:rFonts w:eastAsia="Arial"/>
          <w:lang w:val="en-US"/>
        </w:rPr>
      </w:pPr>
    </w:p>
    <w:p w14:paraId="65196A08" w14:textId="77777777" w:rsidR="00124D88" w:rsidRDefault="00124D88" w:rsidP="00124D88">
      <w:pPr>
        <w:rPr>
          <w:rFonts w:eastAsia="Arial"/>
          <w:lang w:val="en-US"/>
        </w:rPr>
      </w:pPr>
    </w:p>
    <w:p w14:paraId="1B05A78D" w14:textId="77777777" w:rsidR="00124D88" w:rsidRDefault="00124D88" w:rsidP="00124D88">
      <w:pPr>
        <w:rPr>
          <w:rFonts w:eastAsia="Arial"/>
          <w:lang w:val="en-US"/>
        </w:rPr>
      </w:pPr>
    </w:p>
    <w:p w14:paraId="42F97C40" w14:textId="77777777" w:rsidR="00124D88" w:rsidRDefault="00124D88" w:rsidP="00124D88">
      <w:pPr>
        <w:rPr>
          <w:rFonts w:eastAsia="Arial"/>
          <w:lang w:val="en-US"/>
        </w:rPr>
      </w:pPr>
    </w:p>
    <w:p w14:paraId="78208DA5" w14:textId="77777777" w:rsidR="00124D88" w:rsidRDefault="00124D88" w:rsidP="00124D88">
      <w:pPr>
        <w:rPr>
          <w:rFonts w:eastAsia="Arial"/>
          <w:lang w:val="en-US"/>
        </w:rPr>
      </w:pPr>
    </w:p>
    <w:p w14:paraId="13E6F073" w14:textId="77777777" w:rsidR="00124D88" w:rsidRDefault="00124D88" w:rsidP="00124D88">
      <w:pPr>
        <w:rPr>
          <w:rFonts w:eastAsia="Arial"/>
          <w:lang w:val="en-US"/>
        </w:rPr>
      </w:pPr>
    </w:p>
    <w:p w14:paraId="1DA328D9" w14:textId="77777777" w:rsidR="00124D88" w:rsidRDefault="00124D88" w:rsidP="00124D88">
      <w:pPr>
        <w:rPr>
          <w:rFonts w:eastAsia="Arial"/>
          <w:lang w:val="en-US"/>
        </w:rPr>
      </w:pPr>
    </w:p>
    <w:p w14:paraId="1762C1BC" w14:textId="77777777" w:rsidR="00124D88" w:rsidRDefault="00124D88" w:rsidP="00124D88">
      <w:pPr>
        <w:rPr>
          <w:rFonts w:eastAsia="Arial"/>
          <w:lang w:val="en-US"/>
        </w:rPr>
      </w:pPr>
    </w:p>
    <w:p w14:paraId="42AF05EA" w14:textId="77777777" w:rsidR="00124D88" w:rsidRDefault="00124D88" w:rsidP="00124D88">
      <w:pPr>
        <w:rPr>
          <w:rFonts w:eastAsia="Arial"/>
          <w:lang w:val="en-US"/>
        </w:rPr>
      </w:pPr>
    </w:p>
    <w:p w14:paraId="4F82B9D3" w14:textId="77777777" w:rsidR="00124D88" w:rsidRDefault="00124D88" w:rsidP="00124D88">
      <w:pPr>
        <w:rPr>
          <w:rFonts w:eastAsia="Arial"/>
          <w:lang w:val="en-US"/>
        </w:rPr>
      </w:pPr>
    </w:p>
    <w:p w14:paraId="651FA8FE" w14:textId="77777777" w:rsidR="00124D88" w:rsidRDefault="00124D88" w:rsidP="00124D88">
      <w:pPr>
        <w:rPr>
          <w:rFonts w:eastAsia="Arial"/>
          <w:lang w:val="en-US"/>
        </w:rPr>
      </w:pPr>
    </w:p>
    <w:p w14:paraId="0AA31435" w14:textId="77777777" w:rsidR="00124D88" w:rsidRDefault="00124D88" w:rsidP="00124D88">
      <w:pPr>
        <w:rPr>
          <w:rFonts w:eastAsia="Arial"/>
          <w:lang w:val="en-US"/>
        </w:rPr>
      </w:pPr>
    </w:p>
    <w:p w14:paraId="2D4AF95D" w14:textId="77777777" w:rsidR="00124D88" w:rsidRDefault="00124D88" w:rsidP="00124D88">
      <w:pPr>
        <w:rPr>
          <w:rFonts w:eastAsia="Arial"/>
          <w:lang w:val="en-US"/>
        </w:rPr>
      </w:pPr>
    </w:p>
    <w:p w14:paraId="304D42E5" w14:textId="77777777" w:rsidR="00124D88" w:rsidRDefault="00124D88" w:rsidP="00124D88">
      <w:pPr>
        <w:rPr>
          <w:rFonts w:eastAsia="Arial"/>
          <w:lang w:val="en-US"/>
        </w:rPr>
      </w:pPr>
    </w:p>
    <w:p w14:paraId="1F0C2A6D" w14:textId="77777777" w:rsidR="00124D88" w:rsidRDefault="00124D88" w:rsidP="00124D88">
      <w:pPr>
        <w:rPr>
          <w:rFonts w:eastAsia="Arial"/>
          <w:lang w:val="en-US"/>
        </w:rPr>
      </w:pPr>
    </w:p>
    <w:p w14:paraId="30C46C45" w14:textId="77777777" w:rsidR="00124D88" w:rsidRDefault="00124D88" w:rsidP="00124D88">
      <w:pPr>
        <w:rPr>
          <w:rFonts w:eastAsia="Arial"/>
          <w:lang w:val="en-US"/>
        </w:rPr>
      </w:pPr>
    </w:p>
    <w:p w14:paraId="7A7A5048" w14:textId="77777777" w:rsidR="00124D88" w:rsidRDefault="00124D88" w:rsidP="00124D88">
      <w:pPr>
        <w:rPr>
          <w:rFonts w:eastAsia="Arial"/>
          <w:lang w:val="en-US"/>
        </w:rPr>
      </w:pPr>
    </w:p>
    <w:p w14:paraId="4166C35B" w14:textId="77777777" w:rsidR="00124D88" w:rsidRDefault="00124D88" w:rsidP="00124D88">
      <w:pPr>
        <w:rPr>
          <w:rFonts w:eastAsia="Arial"/>
          <w:lang w:val="en-US"/>
        </w:rPr>
      </w:pPr>
    </w:p>
    <w:p w14:paraId="1E6154CD" w14:textId="77777777" w:rsidR="00124D88" w:rsidRDefault="00124D88" w:rsidP="00124D88">
      <w:pPr>
        <w:rPr>
          <w:rFonts w:eastAsia="Arial"/>
          <w:lang w:val="en-US"/>
        </w:rPr>
      </w:pPr>
    </w:p>
    <w:p w14:paraId="16FEEEAD" w14:textId="77777777" w:rsidR="00124D88" w:rsidRDefault="00124D88" w:rsidP="00124D88">
      <w:pPr>
        <w:rPr>
          <w:rFonts w:eastAsia="Arial"/>
          <w:lang w:val="en-US"/>
        </w:rPr>
      </w:pPr>
    </w:p>
    <w:p w14:paraId="4D173126" w14:textId="77777777" w:rsidR="00124D88" w:rsidRDefault="00124D88" w:rsidP="00124D88">
      <w:pPr>
        <w:rPr>
          <w:rFonts w:eastAsia="Arial"/>
          <w:lang w:val="en-US"/>
        </w:rPr>
      </w:pPr>
    </w:p>
    <w:p w14:paraId="0DC55187" w14:textId="77777777" w:rsidR="00124D88" w:rsidRDefault="00124D88" w:rsidP="00124D88">
      <w:pPr>
        <w:rPr>
          <w:rFonts w:eastAsia="Arial"/>
          <w:lang w:val="en-US"/>
        </w:rPr>
      </w:pPr>
    </w:p>
    <w:p w14:paraId="65D56FE6" w14:textId="77777777" w:rsidR="00124D88" w:rsidRDefault="00124D88" w:rsidP="00124D88">
      <w:pPr>
        <w:rPr>
          <w:rFonts w:eastAsia="Arial"/>
          <w:lang w:val="en-US"/>
        </w:rPr>
      </w:pPr>
    </w:p>
    <w:p w14:paraId="4832ABD0" w14:textId="77777777" w:rsidR="00124D88" w:rsidRDefault="00124D88" w:rsidP="00124D88">
      <w:pPr>
        <w:rPr>
          <w:rFonts w:eastAsia="Arial"/>
          <w:lang w:val="en-US"/>
        </w:rPr>
      </w:pPr>
    </w:p>
    <w:p w14:paraId="5AF61B8F" w14:textId="77777777" w:rsidR="00124D88" w:rsidRDefault="00124D88" w:rsidP="00124D88">
      <w:pPr>
        <w:rPr>
          <w:rFonts w:eastAsia="Arial"/>
          <w:lang w:val="en-US"/>
        </w:rPr>
      </w:pPr>
    </w:p>
    <w:p w14:paraId="2E8C245A" w14:textId="77777777" w:rsidR="00124D88" w:rsidRDefault="00124D88" w:rsidP="00124D88">
      <w:pPr>
        <w:rPr>
          <w:rFonts w:eastAsia="Arial"/>
          <w:lang w:val="en-US"/>
        </w:rPr>
      </w:pPr>
    </w:p>
    <w:p w14:paraId="515B5DA5" w14:textId="77777777" w:rsidR="00124D88" w:rsidRDefault="00124D88" w:rsidP="00124D88">
      <w:pPr>
        <w:rPr>
          <w:rFonts w:eastAsia="Arial"/>
          <w:lang w:val="en-US"/>
        </w:rPr>
      </w:pPr>
    </w:p>
    <w:p w14:paraId="392471B0" w14:textId="77777777" w:rsidR="00124D88" w:rsidRDefault="00124D88" w:rsidP="00124D88">
      <w:pPr>
        <w:rPr>
          <w:rFonts w:eastAsia="Arial"/>
          <w:lang w:val="en-US"/>
        </w:rPr>
      </w:pPr>
    </w:p>
    <w:p w14:paraId="462A323F" w14:textId="77777777" w:rsidR="00124D88" w:rsidRDefault="00124D88" w:rsidP="00124D88">
      <w:pPr>
        <w:rPr>
          <w:rFonts w:eastAsia="Arial"/>
          <w:lang w:val="en-US"/>
        </w:rPr>
      </w:pPr>
    </w:p>
    <w:p w14:paraId="5BD67566" w14:textId="77777777" w:rsidR="00124D88" w:rsidRDefault="00124D88" w:rsidP="00124D88">
      <w:pPr>
        <w:rPr>
          <w:rFonts w:eastAsia="Arial"/>
          <w:lang w:val="en-US"/>
        </w:rPr>
      </w:pPr>
    </w:p>
    <w:p w14:paraId="4D62B414" w14:textId="77777777" w:rsidR="00124D88" w:rsidRDefault="00124D88" w:rsidP="00124D88">
      <w:pPr>
        <w:rPr>
          <w:rFonts w:eastAsia="Arial"/>
          <w:lang w:val="en-US"/>
        </w:rPr>
      </w:pPr>
    </w:p>
    <w:p w14:paraId="5EA33DED" w14:textId="77777777" w:rsidR="00124D88" w:rsidRDefault="00124D88" w:rsidP="00124D88">
      <w:pPr>
        <w:rPr>
          <w:rFonts w:eastAsia="Arial"/>
          <w:lang w:val="en-US"/>
        </w:rPr>
      </w:pPr>
    </w:p>
    <w:p w14:paraId="378BA50F" w14:textId="77777777" w:rsidR="00124D88" w:rsidRDefault="00124D88" w:rsidP="00124D88">
      <w:pPr>
        <w:rPr>
          <w:rFonts w:eastAsia="Arial"/>
          <w:lang w:val="en-US"/>
        </w:rPr>
      </w:pPr>
    </w:p>
    <w:p w14:paraId="034802E0" w14:textId="77777777" w:rsidR="00124D88" w:rsidRDefault="00124D88" w:rsidP="00124D88">
      <w:pPr>
        <w:rPr>
          <w:rFonts w:eastAsia="Arial"/>
          <w:lang w:val="en-US"/>
        </w:rPr>
      </w:pPr>
    </w:p>
    <w:p w14:paraId="7CA2F75B" w14:textId="77777777" w:rsidR="00124D88" w:rsidRDefault="00124D88" w:rsidP="00124D88">
      <w:pPr>
        <w:rPr>
          <w:rFonts w:eastAsia="Arial"/>
          <w:lang w:val="en-US"/>
        </w:rPr>
      </w:pPr>
    </w:p>
    <w:p w14:paraId="12F84FCE" w14:textId="77777777" w:rsidR="00124D88" w:rsidRDefault="00124D88" w:rsidP="00124D88">
      <w:pPr>
        <w:rPr>
          <w:rFonts w:eastAsia="Arial"/>
          <w:lang w:val="en-US"/>
        </w:rPr>
      </w:pPr>
    </w:p>
    <w:p w14:paraId="5B1A520C" w14:textId="77777777" w:rsidR="00124D88" w:rsidRPr="00124D88" w:rsidRDefault="00124D88" w:rsidP="00124D88">
      <w:pPr>
        <w:rPr>
          <w:rFonts w:eastAsia="Arial"/>
          <w:lang w:val="en-US"/>
        </w:rPr>
      </w:pPr>
    </w:p>
    <w:p w14:paraId="1A06574F" w14:textId="68E477F4" w:rsidR="001C449E" w:rsidRPr="005A6940" w:rsidRDefault="001C449E" w:rsidP="00AA4C2E">
      <w:pPr>
        <w:pStyle w:val="Ttulo1"/>
        <w:spacing w:line="312" w:lineRule="auto"/>
        <w:jc w:val="center"/>
        <w:rPr>
          <w:rFonts w:eastAsia="Arial"/>
          <w:i/>
          <w:lang w:val="en-US"/>
        </w:rPr>
      </w:pPr>
      <w:bookmarkStart w:id="20" w:name="_Toc75716639"/>
      <w:r w:rsidRPr="00124D88">
        <w:rPr>
          <w:rFonts w:eastAsia="Arial"/>
          <w:lang w:val="en-US"/>
        </w:rPr>
        <w:t>ANEXO</w:t>
      </w:r>
      <w:r w:rsidR="008D635C" w:rsidRPr="00124D88">
        <w:rPr>
          <w:rFonts w:eastAsia="Arial"/>
          <w:lang w:val="en-US"/>
        </w:rPr>
        <w:t xml:space="preserve"> 1</w:t>
      </w:r>
      <w:r w:rsidR="002D0347" w:rsidRPr="00124D88">
        <w:rPr>
          <w:rFonts w:eastAsia="Arial"/>
          <w:lang w:val="en-US"/>
        </w:rPr>
        <w:t xml:space="preserve"> </w:t>
      </w:r>
      <w:bookmarkEnd w:id="20"/>
      <w:r w:rsidR="005A6940" w:rsidRPr="00124D88">
        <w:rPr>
          <w:rFonts w:eastAsia="Arial"/>
          <w:lang w:val="en-US"/>
        </w:rPr>
        <w:t xml:space="preserve">- </w:t>
      </w:r>
      <w:r w:rsidR="005A6940" w:rsidRPr="005A6940">
        <w:rPr>
          <w:rFonts w:eastAsia="Arial"/>
          <w:i/>
          <w:lang w:val="en-US"/>
        </w:rPr>
        <w:t>Script</w:t>
      </w:r>
    </w:p>
    <w:p w14:paraId="6FA7F0C9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18CD31B4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12F88269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62AFBC93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0AE249B8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2632C40E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04980702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57519ADC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70AEE088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7FE8AFD9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1CAF0E25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02BE7417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5F78573E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26B7CAE8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73EFE78A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5592A15A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7544DC39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6DC17170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3129C3E9" w14:textId="77777777" w:rsidR="002D0347" w:rsidRDefault="002D0347" w:rsidP="00AA4C2E">
      <w:pPr>
        <w:spacing w:line="312" w:lineRule="auto"/>
        <w:rPr>
          <w:rFonts w:eastAsia="Arial"/>
          <w:lang w:val="en-US"/>
        </w:rPr>
      </w:pPr>
    </w:p>
    <w:p w14:paraId="31C5DFC6" w14:textId="77777777" w:rsidR="008F7D3F" w:rsidRDefault="008F7D3F" w:rsidP="00AA4C2E">
      <w:pPr>
        <w:spacing w:line="312" w:lineRule="auto"/>
        <w:rPr>
          <w:rFonts w:eastAsia="Arial"/>
          <w:lang w:val="en-US"/>
        </w:rPr>
      </w:pPr>
    </w:p>
    <w:p w14:paraId="0F268DDE" w14:textId="77777777" w:rsidR="008F7D3F" w:rsidRPr="00124D88" w:rsidRDefault="008F7D3F" w:rsidP="00AA4C2E">
      <w:pPr>
        <w:spacing w:line="312" w:lineRule="auto"/>
        <w:rPr>
          <w:rFonts w:eastAsia="Arial"/>
          <w:lang w:val="en-US"/>
        </w:rPr>
      </w:pPr>
    </w:p>
    <w:p w14:paraId="39B55A6C" w14:textId="77777777" w:rsidR="00B22E82" w:rsidRPr="00DC083C" w:rsidRDefault="00B22E82" w:rsidP="00B22E82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 xml:space="preserve">→ Launch </w:t>
      </w:r>
      <w:proofErr w:type="spellStart"/>
      <w:r w:rsidRPr="00DC083C">
        <w:rPr>
          <w:rFonts w:ascii="Arial" w:eastAsia="Arial" w:hAnsi="Arial" w:cs="Arial"/>
          <w:lang w:val="en-US"/>
        </w:rPr>
        <w:t>Jupyter</w:t>
      </w:r>
      <w:proofErr w:type="spellEnd"/>
      <w:r w:rsidRPr="00DC083C">
        <w:rPr>
          <w:rFonts w:ascii="Arial" w:eastAsia="Arial" w:hAnsi="Arial" w:cs="Arial"/>
          <w:lang w:val="en-US"/>
        </w:rPr>
        <w:t xml:space="preserve"> Notebook on Google </w:t>
      </w:r>
      <w:proofErr w:type="spellStart"/>
      <w:r w:rsidRPr="00DC083C">
        <w:rPr>
          <w:rFonts w:ascii="Arial" w:eastAsia="Arial" w:hAnsi="Arial" w:cs="Arial"/>
          <w:lang w:val="en-US"/>
        </w:rPr>
        <w:t>Colab</w:t>
      </w:r>
      <w:proofErr w:type="spellEnd"/>
    </w:p>
    <w:p w14:paraId="2A4D7C9D" w14:textId="2E4F2454" w:rsidR="002D0347" w:rsidRPr="00DC083C" w:rsidRDefault="00B22E82" w:rsidP="00B22E82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r w:rsidRPr="00DC083C">
        <w:rPr>
          <w:rFonts w:ascii="Arial" w:eastAsia="Arial" w:hAnsi="Arial" w:cs="Arial"/>
          <w:lang w:val="en-US"/>
        </w:rPr>
        <w:t>Detecção</w:t>
      </w:r>
      <w:proofErr w:type="spellEnd"/>
      <w:r w:rsidRPr="00DC083C">
        <w:rPr>
          <w:rFonts w:ascii="Arial" w:eastAsia="Arial" w:hAnsi="Arial" w:cs="Arial"/>
          <w:lang w:val="en-US"/>
        </w:rPr>
        <w:t xml:space="preserve"> de FUGITIVAS in images with </w:t>
      </w:r>
      <w:proofErr w:type="spellStart"/>
      <w:r w:rsidRPr="00DC083C">
        <w:rPr>
          <w:rFonts w:ascii="Arial" w:eastAsia="Arial" w:hAnsi="Arial" w:cs="Arial"/>
          <w:lang w:val="en-US"/>
        </w:rPr>
        <w:t>Keras</w:t>
      </w:r>
      <w:proofErr w:type="spellEnd"/>
      <w:r w:rsidRPr="00DC083C">
        <w:rPr>
          <w:rFonts w:ascii="Arial" w:eastAsia="Arial" w:hAnsi="Arial" w:cs="Arial"/>
          <w:lang w:val="en-US"/>
        </w:rPr>
        <w:t xml:space="preserve">, </w:t>
      </w:r>
      <w:proofErr w:type="spellStart"/>
      <w:r w:rsidRPr="00DC083C">
        <w:rPr>
          <w:rFonts w:ascii="Arial" w:eastAsia="Arial" w:hAnsi="Arial" w:cs="Arial"/>
          <w:lang w:val="en-US"/>
        </w:rPr>
        <w:t>TensorFlow</w:t>
      </w:r>
      <w:proofErr w:type="spellEnd"/>
      <w:r w:rsidRPr="00DC083C">
        <w:rPr>
          <w:rFonts w:ascii="Arial" w:eastAsia="Arial" w:hAnsi="Arial" w:cs="Arial"/>
          <w:lang w:val="en-US"/>
        </w:rPr>
        <w:t>, and Deep Learning</w:t>
      </w:r>
    </w:p>
    <w:p w14:paraId="04869289" w14:textId="2E083309" w:rsidR="004C19FC" w:rsidRPr="00DC083C" w:rsidRDefault="00B22E82" w:rsidP="004C19FC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 xml:space="preserve"># </w:t>
      </w:r>
      <w:proofErr w:type="spellStart"/>
      <w:r w:rsidRPr="00DC083C">
        <w:rPr>
          <w:rFonts w:ascii="Arial" w:eastAsia="Arial" w:hAnsi="Arial" w:cs="Arial"/>
          <w:color w:val="0033CC"/>
          <w:lang w:val="en-US"/>
        </w:rPr>
        <w:t>Importando</w:t>
      </w:r>
      <w:proofErr w:type="spellEnd"/>
      <w:r w:rsidRPr="00DC083C">
        <w:rPr>
          <w:rFonts w:ascii="Arial" w:eastAsia="Arial" w:hAnsi="Arial" w:cs="Arial"/>
          <w:color w:val="0033CC"/>
          <w:lang w:val="en-US"/>
        </w:rPr>
        <w:t xml:space="preserve"> as </w:t>
      </w:r>
      <w:proofErr w:type="spellStart"/>
      <w:r w:rsidRPr="00DC083C">
        <w:rPr>
          <w:rFonts w:ascii="Arial" w:eastAsia="Arial" w:hAnsi="Arial" w:cs="Arial"/>
          <w:color w:val="0033CC"/>
          <w:lang w:val="en-US"/>
        </w:rPr>
        <w:t>bibliotecas</w:t>
      </w:r>
      <w:proofErr w:type="spellEnd"/>
      <w:r w:rsidRPr="00DC083C">
        <w:rPr>
          <w:rFonts w:ascii="Arial" w:eastAsia="Arial" w:hAnsi="Arial" w:cs="Arial"/>
          <w:color w:val="0033CC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color w:val="0033CC"/>
          <w:lang w:val="en-US"/>
        </w:rPr>
        <w:t>necessárias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</w:t>
      </w:r>
    </w:p>
    <w:p w14:paraId="39B0520F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tensorflow.keras.preprocessing.image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</w:t>
      </w:r>
      <w:proofErr w:type="spellStart"/>
      <w:r w:rsidRPr="00DC083C">
        <w:rPr>
          <w:rFonts w:ascii="Arial" w:eastAsia="Arial" w:hAnsi="Arial" w:cs="Arial"/>
          <w:lang w:val="en-US"/>
        </w:rPr>
        <w:t>ImageDataGenerator</w:t>
      </w:r>
      <w:proofErr w:type="spellEnd"/>
    </w:p>
    <w:p w14:paraId="3C48DD72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tensorflow.keras.applications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VGG16</w:t>
      </w:r>
    </w:p>
    <w:p w14:paraId="526429A4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tensorflow.keras.layers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AveragePooling2D</w:t>
      </w:r>
    </w:p>
    <w:p w14:paraId="679E6080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tensorflow.keras.layers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Dropout</w:t>
      </w:r>
    </w:p>
    <w:p w14:paraId="41E90C3B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tensorflow.keras.layers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Flatten</w:t>
      </w:r>
    </w:p>
    <w:p w14:paraId="24870555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tensorflow.keras.layers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Dense</w:t>
      </w:r>
    </w:p>
    <w:p w14:paraId="6AE455CF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tensorflow.keras.layers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Input</w:t>
      </w:r>
    </w:p>
    <w:p w14:paraId="54BCCE6C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tensorflow.keras.models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Model</w:t>
      </w:r>
    </w:p>
    <w:p w14:paraId="6A47F88C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tensorflow.keras.optimizers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Adam</w:t>
      </w:r>
    </w:p>
    <w:p w14:paraId="6617019A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tensorflow.keras.utils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</w:t>
      </w:r>
      <w:proofErr w:type="spellStart"/>
      <w:r w:rsidRPr="00DC083C">
        <w:rPr>
          <w:rFonts w:ascii="Arial" w:eastAsia="Arial" w:hAnsi="Arial" w:cs="Arial"/>
          <w:lang w:val="en-US"/>
        </w:rPr>
        <w:t>to_categorical</w:t>
      </w:r>
      <w:proofErr w:type="spellEnd"/>
    </w:p>
    <w:p w14:paraId="1BA55C9F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sklearn.preprocessing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</w:t>
      </w:r>
      <w:proofErr w:type="spellStart"/>
      <w:r w:rsidRPr="00DC083C">
        <w:rPr>
          <w:rFonts w:ascii="Arial" w:eastAsia="Arial" w:hAnsi="Arial" w:cs="Arial"/>
          <w:lang w:val="en-US"/>
        </w:rPr>
        <w:t>LabelBinarizer</w:t>
      </w:r>
      <w:proofErr w:type="spellEnd"/>
    </w:p>
    <w:p w14:paraId="31DEF3EA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sklearn.model_selection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</w:t>
      </w:r>
      <w:proofErr w:type="spellStart"/>
      <w:r w:rsidRPr="00DC083C">
        <w:rPr>
          <w:rFonts w:ascii="Arial" w:eastAsia="Arial" w:hAnsi="Arial" w:cs="Arial"/>
          <w:lang w:val="en-US"/>
        </w:rPr>
        <w:t>train_test_split</w:t>
      </w:r>
      <w:proofErr w:type="spellEnd"/>
    </w:p>
    <w:p w14:paraId="51401BAB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sklearn.metrics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</w:t>
      </w:r>
      <w:proofErr w:type="spellStart"/>
      <w:r w:rsidRPr="00DC083C">
        <w:rPr>
          <w:rFonts w:ascii="Arial" w:eastAsia="Arial" w:hAnsi="Arial" w:cs="Arial"/>
          <w:lang w:val="en-US"/>
        </w:rPr>
        <w:t>classification_report</w:t>
      </w:r>
      <w:proofErr w:type="spellEnd"/>
    </w:p>
    <w:p w14:paraId="237249C9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sklearn.metrics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</w:t>
      </w:r>
      <w:proofErr w:type="spellStart"/>
      <w:r w:rsidRPr="00DC083C">
        <w:rPr>
          <w:rFonts w:ascii="Arial" w:eastAsia="Arial" w:hAnsi="Arial" w:cs="Arial"/>
          <w:lang w:val="en-US"/>
        </w:rPr>
        <w:t>confusion_matrix</w:t>
      </w:r>
      <w:proofErr w:type="spellEnd"/>
    </w:p>
    <w:p w14:paraId="7285759D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imutils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paths</w:t>
      </w:r>
    </w:p>
    <w:p w14:paraId="04FE00D3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import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matplotlib.pyplot</w:t>
      </w:r>
      <w:proofErr w:type="spellEnd"/>
      <w:r w:rsidRPr="00DC083C">
        <w:rPr>
          <w:rFonts w:ascii="Arial" w:eastAsia="Arial" w:hAnsi="Arial" w:cs="Arial"/>
          <w:lang w:val="en-US"/>
        </w:rPr>
        <w:t xml:space="preserve"> as </w:t>
      </w:r>
      <w:proofErr w:type="spellStart"/>
      <w:r w:rsidRPr="00DC083C">
        <w:rPr>
          <w:rFonts w:ascii="Arial" w:eastAsia="Arial" w:hAnsi="Arial" w:cs="Arial"/>
          <w:lang w:val="en-US"/>
        </w:rPr>
        <w:t>plt</w:t>
      </w:r>
      <w:proofErr w:type="spellEnd"/>
    </w:p>
    <w:p w14:paraId="1F724AA3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import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numpy</w:t>
      </w:r>
      <w:proofErr w:type="spellEnd"/>
      <w:r w:rsidRPr="00DC083C">
        <w:rPr>
          <w:rFonts w:ascii="Arial" w:eastAsia="Arial" w:hAnsi="Arial" w:cs="Arial"/>
          <w:lang w:val="en-US"/>
        </w:rPr>
        <w:t xml:space="preserve"> as </w:t>
      </w:r>
      <w:proofErr w:type="spellStart"/>
      <w:r w:rsidRPr="00DC083C">
        <w:rPr>
          <w:rFonts w:ascii="Arial" w:eastAsia="Arial" w:hAnsi="Arial" w:cs="Arial"/>
          <w:lang w:val="en-US"/>
        </w:rPr>
        <w:t>np</w:t>
      </w:r>
      <w:proofErr w:type="spellEnd"/>
    </w:p>
    <w:p w14:paraId="7EA61A97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import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argparse</w:t>
      </w:r>
      <w:proofErr w:type="spellEnd"/>
    </w:p>
    <w:p w14:paraId="455708B8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import</w:t>
      </w:r>
      <w:proofErr w:type="gramEnd"/>
      <w:r w:rsidRPr="00DC083C">
        <w:rPr>
          <w:rFonts w:ascii="Arial" w:eastAsia="Arial" w:hAnsi="Arial" w:cs="Arial"/>
          <w:lang w:val="en-US"/>
        </w:rPr>
        <w:t xml:space="preserve"> cv2</w:t>
      </w:r>
    </w:p>
    <w:p w14:paraId="79B26AFF" w14:textId="36F64A0B" w:rsidR="002D0347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import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os</w:t>
      </w:r>
      <w:proofErr w:type="spellEnd"/>
    </w:p>
    <w:p w14:paraId="6CED21E7" w14:textId="12492175" w:rsidR="00B22E82" w:rsidRPr="00DC083C" w:rsidRDefault="00B22E82" w:rsidP="00B22E82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import</w:t>
      </w:r>
      <w:proofErr w:type="gramEnd"/>
      <w:r w:rsidRPr="00DC083C">
        <w:rPr>
          <w:rFonts w:ascii="Arial" w:eastAsia="Arial" w:hAnsi="Arial" w:cs="Arial"/>
          <w:lang w:val="en-US"/>
        </w:rPr>
        <w:t xml:space="preserve"> glob</w:t>
      </w:r>
    </w:p>
    <w:p w14:paraId="603A7D5F" w14:textId="5610CA75" w:rsidR="00B22E82" w:rsidRPr="00DC083C" w:rsidRDefault="00B22E82" w:rsidP="00B22E82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imutils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paths</w:t>
      </w:r>
    </w:p>
    <w:p w14:paraId="5D33E097" w14:textId="77777777" w:rsidR="00B22E82" w:rsidRPr="00DC083C" w:rsidRDefault="00B22E82" w:rsidP="00B22E82">
      <w:pPr>
        <w:spacing w:line="312" w:lineRule="auto"/>
        <w:rPr>
          <w:rFonts w:ascii="Arial" w:eastAsia="Arial" w:hAnsi="Arial" w:cs="Arial"/>
          <w:lang w:val="en-US"/>
        </w:rPr>
      </w:pPr>
    </w:p>
    <w:p w14:paraId="233C9359" w14:textId="29409437" w:rsidR="00B22E82" w:rsidRPr="00DC083C" w:rsidRDefault="00B22E82" w:rsidP="00B22E82">
      <w:pPr>
        <w:spacing w:line="276" w:lineRule="atLeast"/>
        <w:rPr>
          <w:rFonts w:ascii="Arial" w:eastAsia="Arial" w:hAnsi="Arial" w:cs="Arial"/>
          <w:color w:val="0033CC"/>
          <w:lang w:val="en-US"/>
        </w:rPr>
      </w:pPr>
      <w:r w:rsidRPr="00DC083C">
        <w:rPr>
          <w:rStyle w:val="enlighter-c0"/>
          <w:rFonts w:ascii="Arial" w:hAnsi="Arial" w:cs="Arial"/>
          <w:color w:val="0033CC"/>
        </w:rPr>
        <w:t xml:space="preserve"># </w:t>
      </w:r>
      <w:r w:rsidRPr="00DC083C">
        <w:rPr>
          <w:rFonts w:ascii="Arial" w:eastAsia="Arial" w:hAnsi="Arial" w:cs="Arial"/>
          <w:color w:val="0033CC"/>
          <w:lang w:val="en-US"/>
        </w:rPr>
        <w:t xml:space="preserve">initial learning rate, number </w:t>
      </w:r>
      <w:proofErr w:type="spellStart"/>
      <w:r w:rsidRPr="00DC083C">
        <w:rPr>
          <w:rFonts w:ascii="Arial" w:eastAsia="Arial" w:hAnsi="Arial" w:cs="Arial"/>
          <w:color w:val="0033CC"/>
          <w:lang w:val="en-US"/>
        </w:rPr>
        <w:t>of</w:t>
      </w:r>
      <w:proofErr w:type="spellEnd"/>
      <w:r w:rsidRPr="00DC083C">
        <w:rPr>
          <w:rFonts w:ascii="Arial" w:eastAsia="Arial" w:hAnsi="Arial" w:cs="Arial"/>
          <w:color w:val="0033CC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color w:val="0033CC"/>
          <w:lang w:val="en-US"/>
        </w:rPr>
        <w:t>epochs</w:t>
      </w:r>
      <w:proofErr w:type="spellEnd"/>
      <w:r w:rsidRPr="00DC083C">
        <w:rPr>
          <w:rFonts w:ascii="Arial" w:eastAsia="Arial" w:hAnsi="Arial" w:cs="Arial"/>
          <w:color w:val="0033CC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color w:val="0033CC"/>
          <w:lang w:val="en-US"/>
        </w:rPr>
        <w:t>to</w:t>
      </w:r>
      <w:proofErr w:type="spellEnd"/>
      <w:r w:rsidRPr="00DC083C">
        <w:rPr>
          <w:rFonts w:ascii="Arial" w:eastAsia="Arial" w:hAnsi="Arial" w:cs="Arial"/>
          <w:color w:val="0033CC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color w:val="0033CC"/>
          <w:lang w:val="en-US"/>
        </w:rPr>
        <w:t>train</w:t>
      </w:r>
      <w:proofErr w:type="spellEnd"/>
      <w:r w:rsidRPr="00DC083C">
        <w:rPr>
          <w:rFonts w:ascii="Arial" w:eastAsia="Arial" w:hAnsi="Arial" w:cs="Arial"/>
          <w:color w:val="0033CC"/>
          <w:lang w:val="en-US"/>
        </w:rPr>
        <w:t xml:space="preserve"> for,</w:t>
      </w:r>
    </w:p>
    <w:p w14:paraId="65ED7D52" w14:textId="77777777" w:rsidR="00B22E82" w:rsidRPr="00DC083C" w:rsidRDefault="00B22E82" w:rsidP="00B22E82">
      <w:pPr>
        <w:shd w:val="clear" w:color="auto" w:fill="F7F7F7"/>
        <w:spacing w:line="276" w:lineRule="atLeast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 xml:space="preserve"># </w:t>
      </w:r>
      <w:proofErr w:type="spellStart"/>
      <w:proofErr w:type="gramStart"/>
      <w:r w:rsidRPr="00DC083C">
        <w:rPr>
          <w:rFonts w:ascii="Arial" w:eastAsia="Arial" w:hAnsi="Arial" w:cs="Arial"/>
          <w:color w:val="0033CC"/>
          <w:lang w:val="en-US"/>
        </w:rPr>
        <w:t>and</w:t>
      </w:r>
      <w:proofErr w:type="spellEnd"/>
      <w:proofErr w:type="gramEnd"/>
      <w:r w:rsidRPr="00DC083C">
        <w:rPr>
          <w:rFonts w:ascii="Arial" w:eastAsia="Arial" w:hAnsi="Arial" w:cs="Arial"/>
          <w:color w:val="0033CC"/>
          <w:lang w:val="en-US"/>
        </w:rPr>
        <w:t xml:space="preserve"> batch </w:t>
      </w:r>
      <w:proofErr w:type="spellStart"/>
      <w:r w:rsidRPr="00DC083C">
        <w:rPr>
          <w:rFonts w:ascii="Arial" w:eastAsia="Arial" w:hAnsi="Arial" w:cs="Arial"/>
          <w:color w:val="0033CC"/>
          <w:lang w:val="en-US"/>
        </w:rPr>
        <w:t>size</w:t>
      </w:r>
      <w:proofErr w:type="spellEnd"/>
    </w:p>
    <w:p w14:paraId="62ED9146" w14:textId="77777777" w:rsidR="00B22E82" w:rsidRPr="00DC083C" w:rsidRDefault="00B22E82" w:rsidP="00B22E82">
      <w:pPr>
        <w:spacing w:line="276" w:lineRule="atLeast"/>
        <w:rPr>
          <w:rFonts w:ascii="Arial" w:hAnsi="Arial" w:cs="Arial"/>
          <w:color w:val="051E50"/>
        </w:rPr>
      </w:pPr>
      <w:r w:rsidRPr="00DC083C">
        <w:rPr>
          <w:rStyle w:val="enlighter-text"/>
          <w:rFonts w:ascii="Arial" w:hAnsi="Arial" w:cs="Arial"/>
          <w:color w:val="000000"/>
        </w:rPr>
        <w:t xml:space="preserve">INIT_LR = </w:t>
      </w:r>
      <w:r w:rsidRPr="00DC083C">
        <w:rPr>
          <w:rStyle w:val="enlighter-n0"/>
          <w:rFonts w:ascii="Arial" w:hAnsi="Arial" w:cs="Arial"/>
          <w:color w:val="CE0000"/>
        </w:rPr>
        <w:t>1e-3</w:t>
      </w:r>
    </w:p>
    <w:p w14:paraId="4EEB0624" w14:textId="690CBE74" w:rsidR="00B22E82" w:rsidRPr="00DC083C" w:rsidRDefault="00B22E82" w:rsidP="00B22E82">
      <w:pPr>
        <w:shd w:val="clear" w:color="auto" w:fill="F7F7F7"/>
        <w:spacing w:line="276" w:lineRule="atLeast"/>
        <w:rPr>
          <w:rFonts w:ascii="Arial" w:hAnsi="Arial" w:cs="Arial"/>
          <w:color w:val="051E50"/>
        </w:rPr>
      </w:pPr>
      <w:r w:rsidRPr="00DC083C">
        <w:rPr>
          <w:rStyle w:val="enlighter-text"/>
          <w:rFonts w:ascii="Arial" w:hAnsi="Arial" w:cs="Arial"/>
          <w:color w:val="000000"/>
        </w:rPr>
        <w:t xml:space="preserve">EPOCHS = </w:t>
      </w:r>
      <w:r w:rsidR="00DC083C" w:rsidRPr="00DC083C">
        <w:rPr>
          <w:rStyle w:val="enlighter-n1"/>
          <w:rFonts w:ascii="Arial" w:hAnsi="Arial" w:cs="Arial"/>
          <w:color w:val="CE0000"/>
        </w:rPr>
        <w:t>50</w:t>
      </w:r>
    </w:p>
    <w:p w14:paraId="29577982" w14:textId="77777777" w:rsidR="00B22E82" w:rsidRPr="00DC083C" w:rsidRDefault="00B22E82" w:rsidP="00B22E82">
      <w:pPr>
        <w:spacing w:line="276" w:lineRule="atLeast"/>
        <w:rPr>
          <w:rStyle w:val="enlighter-n1"/>
          <w:rFonts w:ascii="Arial" w:hAnsi="Arial" w:cs="Arial"/>
          <w:color w:val="CE0000"/>
        </w:rPr>
      </w:pPr>
      <w:r w:rsidRPr="00DC083C">
        <w:rPr>
          <w:rStyle w:val="enlighter-text"/>
          <w:rFonts w:ascii="Arial" w:hAnsi="Arial" w:cs="Arial"/>
          <w:color w:val="000000"/>
        </w:rPr>
        <w:t xml:space="preserve">BS = </w:t>
      </w:r>
      <w:r w:rsidRPr="00DC083C">
        <w:rPr>
          <w:rStyle w:val="enlighter-n1"/>
          <w:rFonts w:ascii="Arial" w:hAnsi="Arial" w:cs="Arial"/>
          <w:color w:val="CE0000"/>
        </w:rPr>
        <w:t>8</w:t>
      </w:r>
    </w:p>
    <w:p w14:paraId="003DFDC5" w14:textId="77777777" w:rsidR="00E533DA" w:rsidRPr="00DC083C" w:rsidRDefault="00E533DA" w:rsidP="00B22E82">
      <w:pPr>
        <w:spacing w:line="276" w:lineRule="atLeast"/>
        <w:rPr>
          <w:rStyle w:val="enlighter-n1"/>
          <w:rFonts w:ascii="Arial" w:hAnsi="Arial" w:cs="Arial"/>
          <w:color w:val="CE0000"/>
        </w:rPr>
      </w:pPr>
    </w:p>
    <w:p w14:paraId="39BC7A75" w14:textId="77777777" w:rsidR="00E533DA" w:rsidRPr="00DC083C" w:rsidRDefault="00E533DA" w:rsidP="00E533DA">
      <w:pPr>
        <w:spacing w:line="276" w:lineRule="atLeast"/>
        <w:rPr>
          <w:rFonts w:ascii="Arial" w:hAnsi="Arial" w:cs="Arial"/>
          <w:color w:val="0033CC"/>
        </w:rPr>
      </w:pPr>
      <w:r w:rsidRPr="00DC083C">
        <w:rPr>
          <w:rStyle w:val="enlighter-c0"/>
          <w:rFonts w:ascii="Arial" w:hAnsi="Arial" w:cs="Arial"/>
          <w:color w:val="0033CC"/>
        </w:rPr>
        <w:t xml:space="preserve"># </w:t>
      </w:r>
      <w:proofErr w:type="spellStart"/>
      <w:r w:rsidRPr="00DC083C">
        <w:rPr>
          <w:rStyle w:val="enlighter-c0"/>
          <w:rFonts w:ascii="Arial" w:hAnsi="Arial" w:cs="Arial"/>
          <w:color w:val="0033CC"/>
        </w:rPr>
        <w:t>grab</w:t>
      </w:r>
      <w:proofErr w:type="spellEnd"/>
      <w:r w:rsidRPr="00DC083C">
        <w:rPr>
          <w:rStyle w:val="enlighter-c0"/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Style w:val="enlighter-c0"/>
          <w:rFonts w:ascii="Arial" w:hAnsi="Arial" w:cs="Arial"/>
          <w:color w:val="0033CC"/>
        </w:rPr>
        <w:t>the</w:t>
      </w:r>
      <w:proofErr w:type="spellEnd"/>
      <w:r w:rsidRPr="00DC083C">
        <w:rPr>
          <w:rStyle w:val="enlighter-c0"/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Style w:val="enlighter-c0"/>
          <w:rFonts w:ascii="Arial" w:hAnsi="Arial" w:cs="Arial"/>
          <w:color w:val="0033CC"/>
        </w:rPr>
        <w:t>list</w:t>
      </w:r>
      <w:proofErr w:type="spellEnd"/>
      <w:r w:rsidRPr="00DC083C">
        <w:rPr>
          <w:rStyle w:val="enlighter-c0"/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Style w:val="enlighter-c0"/>
          <w:rFonts w:ascii="Arial" w:hAnsi="Arial" w:cs="Arial"/>
          <w:color w:val="0033CC"/>
        </w:rPr>
        <w:t>of</w:t>
      </w:r>
      <w:proofErr w:type="spellEnd"/>
      <w:r w:rsidRPr="00DC083C">
        <w:rPr>
          <w:rStyle w:val="enlighter-c0"/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Style w:val="enlighter-c0"/>
          <w:rFonts w:ascii="Arial" w:hAnsi="Arial" w:cs="Arial"/>
          <w:color w:val="0033CC"/>
        </w:rPr>
        <w:t>images</w:t>
      </w:r>
      <w:proofErr w:type="spellEnd"/>
      <w:r w:rsidRPr="00DC083C">
        <w:rPr>
          <w:rStyle w:val="enlighter-c0"/>
          <w:rFonts w:ascii="Arial" w:hAnsi="Arial" w:cs="Arial"/>
          <w:color w:val="0033CC"/>
        </w:rPr>
        <w:t xml:space="preserve"> in </w:t>
      </w:r>
      <w:proofErr w:type="spellStart"/>
      <w:r w:rsidRPr="00DC083C">
        <w:rPr>
          <w:rStyle w:val="enlighter-c0"/>
          <w:rFonts w:ascii="Arial" w:hAnsi="Arial" w:cs="Arial"/>
          <w:color w:val="0033CC"/>
        </w:rPr>
        <w:t>our</w:t>
      </w:r>
      <w:proofErr w:type="spellEnd"/>
      <w:r w:rsidRPr="00DC083C">
        <w:rPr>
          <w:rStyle w:val="enlighter-c0"/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Style w:val="enlighter-c0"/>
          <w:rFonts w:ascii="Arial" w:hAnsi="Arial" w:cs="Arial"/>
          <w:color w:val="0033CC"/>
        </w:rPr>
        <w:t>dataset</w:t>
      </w:r>
      <w:proofErr w:type="spellEnd"/>
      <w:r w:rsidRPr="00DC083C">
        <w:rPr>
          <w:rStyle w:val="enlighter-c0"/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Style w:val="enlighter-c0"/>
          <w:rFonts w:ascii="Arial" w:hAnsi="Arial" w:cs="Arial"/>
          <w:color w:val="0033CC"/>
        </w:rPr>
        <w:t>directory</w:t>
      </w:r>
      <w:proofErr w:type="spellEnd"/>
      <w:r w:rsidRPr="00DC083C">
        <w:rPr>
          <w:rStyle w:val="enlighter-c0"/>
          <w:rFonts w:ascii="Arial" w:hAnsi="Arial" w:cs="Arial"/>
          <w:color w:val="0033CC"/>
        </w:rPr>
        <w:t xml:space="preserve">, </w:t>
      </w:r>
      <w:proofErr w:type="spellStart"/>
      <w:r w:rsidRPr="00DC083C">
        <w:rPr>
          <w:rStyle w:val="enlighter-c0"/>
          <w:rFonts w:ascii="Arial" w:hAnsi="Arial" w:cs="Arial"/>
          <w:color w:val="0033CC"/>
        </w:rPr>
        <w:t>then</w:t>
      </w:r>
      <w:proofErr w:type="spellEnd"/>
      <w:r w:rsidRPr="00DC083C">
        <w:rPr>
          <w:rStyle w:val="enlighter-c0"/>
          <w:rFonts w:ascii="Arial" w:hAnsi="Arial" w:cs="Arial"/>
          <w:color w:val="0033CC"/>
        </w:rPr>
        <w:t xml:space="preserve"> </w:t>
      </w:r>
      <w:proofErr w:type="spellStart"/>
      <w:proofErr w:type="gramStart"/>
      <w:r w:rsidRPr="00DC083C">
        <w:rPr>
          <w:rStyle w:val="enlighter-c0"/>
          <w:rFonts w:ascii="Arial" w:hAnsi="Arial" w:cs="Arial"/>
          <w:color w:val="0033CC"/>
        </w:rPr>
        <w:t>initialize</w:t>
      </w:r>
      <w:proofErr w:type="spellEnd"/>
      <w:proofErr w:type="gramEnd"/>
    </w:p>
    <w:p w14:paraId="0EB29CD2" w14:textId="77777777" w:rsidR="00E533DA" w:rsidRPr="00DC083C" w:rsidRDefault="00E533DA" w:rsidP="00E533DA">
      <w:pPr>
        <w:shd w:val="clear" w:color="auto" w:fill="F7F7F7"/>
        <w:spacing w:line="276" w:lineRule="atLeast"/>
        <w:rPr>
          <w:rFonts w:ascii="Arial" w:hAnsi="Arial" w:cs="Arial"/>
          <w:color w:val="0033CC"/>
        </w:rPr>
      </w:pPr>
      <w:r w:rsidRPr="00DC083C">
        <w:rPr>
          <w:rStyle w:val="enlighter-c0"/>
          <w:rFonts w:ascii="Arial" w:hAnsi="Arial" w:cs="Arial"/>
          <w:color w:val="0033CC"/>
        </w:rPr>
        <w:t xml:space="preserve"># </w:t>
      </w:r>
      <w:proofErr w:type="spellStart"/>
      <w:r w:rsidRPr="00DC083C">
        <w:rPr>
          <w:rStyle w:val="enlighter-c0"/>
          <w:rFonts w:ascii="Arial" w:hAnsi="Arial" w:cs="Arial"/>
          <w:color w:val="0033CC"/>
        </w:rPr>
        <w:t>the</w:t>
      </w:r>
      <w:proofErr w:type="spellEnd"/>
      <w:r w:rsidRPr="00DC083C">
        <w:rPr>
          <w:rStyle w:val="enlighter-c0"/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Style w:val="enlighter-c0"/>
          <w:rFonts w:ascii="Arial" w:hAnsi="Arial" w:cs="Arial"/>
          <w:color w:val="0033CC"/>
        </w:rPr>
        <w:t>list</w:t>
      </w:r>
      <w:proofErr w:type="spellEnd"/>
      <w:r w:rsidRPr="00DC083C">
        <w:rPr>
          <w:rStyle w:val="enlighter-c0"/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Style w:val="enlighter-c0"/>
          <w:rFonts w:ascii="Arial" w:hAnsi="Arial" w:cs="Arial"/>
          <w:color w:val="0033CC"/>
        </w:rPr>
        <w:t>of</w:t>
      </w:r>
      <w:proofErr w:type="spellEnd"/>
      <w:r w:rsidRPr="00DC083C">
        <w:rPr>
          <w:rStyle w:val="enlighter-c0"/>
          <w:rFonts w:ascii="Arial" w:hAnsi="Arial" w:cs="Arial"/>
          <w:color w:val="0033CC"/>
        </w:rPr>
        <w:t xml:space="preserve"> data (i.e., </w:t>
      </w:r>
      <w:proofErr w:type="spellStart"/>
      <w:r w:rsidRPr="00DC083C">
        <w:rPr>
          <w:rStyle w:val="enlighter-c0"/>
          <w:rFonts w:ascii="Arial" w:hAnsi="Arial" w:cs="Arial"/>
          <w:color w:val="0033CC"/>
        </w:rPr>
        <w:t>images</w:t>
      </w:r>
      <w:proofErr w:type="spellEnd"/>
      <w:r w:rsidRPr="00DC083C">
        <w:rPr>
          <w:rStyle w:val="enlighter-c0"/>
          <w:rFonts w:ascii="Arial" w:hAnsi="Arial" w:cs="Arial"/>
          <w:color w:val="0033CC"/>
        </w:rPr>
        <w:t xml:space="preserve">) </w:t>
      </w:r>
      <w:proofErr w:type="spellStart"/>
      <w:r w:rsidRPr="00DC083C">
        <w:rPr>
          <w:rStyle w:val="enlighter-c0"/>
          <w:rFonts w:ascii="Arial" w:hAnsi="Arial" w:cs="Arial"/>
          <w:color w:val="0033CC"/>
        </w:rPr>
        <w:t>and</w:t>
      </w:r>
      <w:proofErr w:type="spellEnd"/>
      <w:r w:rsidRPr="00DC083C">
        <w:rPr>
          <w:rStyle w:val="enlighter-c0"/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Style w:val="enlighter-c0"/>
          <w:rFonts w:ascii="Arial" w:hAnsi="Arial" w:cs="Arial"/>
          <w:color w:val="0033CC"/>
        </w:rPr>
        <w:t>class</w:t>
      </w:r>
      <w:proofErr w:type="spellEnd"/>
      <w:r w:rsidRPr="00DC083C">
        <w:rPr>
          <w:rStyle w:val="enlighter-c0"/>
          <w:rFonts w:ascii="Arial" w:hAnsi="Arial" w:cs="Arial"/>
          <w:color w:val="0033CC"/>
        </w:rPr>
        <w:t xml:space="preserve"> </w:t>
      </w:r>
      <w:proofErr w:type="spellStart"/>
      <w:proofErr w:type="gramStart"/>
      <w:r w:rsidRPr="00DC083C">
        <w:rPr>
          <w:rStyle w:val="enlighter-c0"/>
          <w:rFonts w:ascii="Arial" w:hAnsi="Arial" w:cs="Arial"/>
          <w:color w:val="0033CC"/>
        </w:rPr>
        <w:t>images</w:t>
      </w:r>
      <w:proofErr w:type="spellEnd"/>
      <w:proofErr w:type="gramEnd"/>
    </w:p>
    <w:p w14:paraId="50D650AE" w14:textId="4288C840" w:rsidR="00E533DA" w:rsidRPr="00DC083C" w:rsidRDefault="00E533DA" w:rsidP="00E533DA">
      <w:pPr>
        <w:shd w:val="clear" w:color="auto" w:fill="F7F7F7"/>
        <w:spacing w:line="276" w:lineRule="atLeast"/>
        <w:rPr>
          <w:rStyle w:val="enlighter-text"/>
          <w:rFonts w:ascii="Arial" w:hAnsi="Arial" w:cs="Arial"/>
          <w:color w:val="000000"/>
        </w:rPr>
      </w:pPr>
      <w:proofErr w:type="spellStart"/>
      <w:proofErr w:type="gramStart"/>
      <w:r w:rsidRPr="00DC083C">
        <w:rPr>
          <w:rStyle w:val="enlighter-text"/>
          <w:rFonts w:ascii="Arial" w:hAnsi="Arial" w:cs="Arial"/>
          <w:color w:val="000000"/>
        </w:rPr>
        <w:t>dataset_path</w:t>
      </w:r>
      <w:proofErr w:type="spellEnd"/>
      <w:proofErr w:type="gramEnd"/>
      <w:r w:rsidRPr="00DC083C">
        <w:rPr>
          <w:rStyle w:val="enlighter-text"/>
          <w:rFonts w:ascii="Arial" w:hAnsi="Arial" w:cs="Arial"/>
          <w:color w:val="000000"/>
        </w:rPr>
        <w:t xml:space="preserve"> = ‘Dataset2’</w:t>
      </w:r>
    </w:p>
    <w:p w14:paraId="2245AD55" w14:textId="77777777" w:rsidR="00E533DA" w:rsidRPr="00DC083C" w:rsidRDefault="00E533DA" w:rsidP="00E533DA">
      <w:pPr>
        <w:spacing w:line="276" w:lineRule="atLeast"/>
        <w:rPr>
          <w:rFonts w:ascii="Arial" w:hAnsi="Arial" w:cs="Arial"/>
          <w:color w:val="051E50"/>
        </w:rPr>
      </w:pPr>
      <w:proofErr w:type="spellStart"/>
      <w:proofErr w:type="gramStart"/>
      <w:r w:rsidRPr="00DC083C">
        <w:rPr>
          <w:rStyle w:val="enlighter-m0"/>
          <w:rFonts w:ascii="Arial" w:hAnsi="Arial" w:cs="Arial"/>
          <w:color w:val="004ED0"/>
        </w:rPr>
        <w:t>print</w:t>
      </w:r>
      <w:proofErr w:type="spellEnd"/>
      <w:proofErr w:type="gramEnd"/>
      <w:r w:rsidRPr="00DC083C">
        <w:rPr>
          <w:rStyle w:val="enlighter-g1"/>
          <w:rFonts w:ascii="Arial" w:hAnsi="Arial" w:cs="Arial"/>
          <w:color w:val="000000"/>
        </w:rPr>
        <w:t>(</w:t>
      </w:r>
      <w:r w:rsidRPr="00DC083C">
        <w:rPr>
          <w:rStyle w:val="enlighter-s0"/>
          <w:rFonts w:ascii="Arial" w:hAnsi="Arial" w:cs="Arial"/>
          <w:color w:val="008000"/>
        </w:rPr>
        <w:t xml:space="preserve">"[INFO] </w:t>
      </w:r>
      <w:proofErr w:type="spellStart"/>
      <w:r w:rsidRPr="00DC083C">
        <w:rPr>
          <w:rStyle w:val="enlighter-s0"/>
          <w:rFonts w:ascii="Arial" w:hAnsi="Arial" w:cs="Arial"/>
          <w:color w:val="008000"/>
        </w:rPr>
        <w:t>loading</w:t>
      </w:r>
      <w:proofErr w:type="spellEnd"/>
      <w:r w:rsidRPr="00DC083C">
        <w:rPr>
          <w:rStyle w:val="enlighter-s0"/>
          <w:rFonts w:ascii="Arial" w:hAnsi="Arial" w:cs="Arial"/>
          <w:color w:val="008000"/>
        </w:rPr>
        <w:t xml:space="preserve"> </w:t>
      </w:r>
      <w:proofErr w:type="spellStart"/>
      <w:r w:rsidRPr="00DC083C">
        <w:rPr>
          <w:rStyle w:val="enlighter-s0"/>
          <w:rFonts w:ascii="Arial" w:hAnsi="Arial" w:cs="Arial"/>
          <w:color w:val="008000"/>
        </w:rPr>
        <w:t>images</w:t>
      </w:r>
      <w:proofErr w:type="spellEnd"/>
      <w:r w:rsidRPr="00DC083C">
        <w:rPr>
          <w:rStyle w:val="enlighter-s0"/>
          <w:rFonts w:ascii="Arial" w:hAnsi="Arial" w:cs="Arial"/>
          <w:color w:val="008000"/>
        </w:rPr>
        <w:t>..."</w:t>
      </w:r>
      <w:r w:rsidRPr="00DC083C">
        <w:rPr>
          <w:rStyle w:val="enlighter-g1"/>
          <w:rFonts w:ascii="Arial" w:hAnsi="Arial" w:cs="Arial"/>
          <w:color w:val="000000"/>
        </w:rPr>
        <w:t>)</w:t>
      </w:r>
    </w:p>
    <w:p w14:paraId="52933C4C" w14:textId="0A2F26BC" w:rsidR="00E533DA" w:rsidRPr="00DC083C" w:rsidRDefault="00E533DA" w:rsidP="00E533DA">
      <w:pPr>
        <w:shd w:val="clear" w:color="auto" w:fill="F7F7F7"/>
        <w:spacing w:line="276" w:lineRule="atLeast"/>
        <w:rPr>
          <w:rFonts w:ascii="Arial" w:hAnsi="Arial" w:cs="Arial"/>
          <w:color w:val="051E50"/>
        </w:rPr>
      </w:pPr>
      <w:proofErr w:type="spellStart"/>
      <w:proofErr w:type="gramStart"/>
      <w:r w:rsidRPr="00DC083C">
        <w:rPr>
          <w:rStyle w:val="enlighter-text"/>
          <w:rFonts w:ascii="Arial" w:hAnsi="Arial" w:cs="Arial"/>
          <w:color w:val="000000"/>
        </w:rPr>
        <w:t>imagePaths</w:t>
      </w:r>
      <w:proofErr w:type="spellEnd"/>
      <w:proofErr w:type="gramEnd"/>
      <w:r w:rsidRPr="00DC083C">
        <w:rPr>
          <w:rStyle w:val="enlighter-text"/>
          <w:rFonts w:ascii="Arial" w:hAnsi="Arial" w:cs="Arial"/>
          <w:color w:val="000000"/>
        </w:rPr>
        <w:t xml:space="preserve"> = </w:t>
      </w:r>
      <w:proofErr w:type="spellStart"/>
      <w:r w:rsidRPr="00DC083C">
        <w:rPr>
          <w:rStyle w:val="enlighter-m0"/>
          <w:rFonts w:ascii="Arial" w:hAnsi="Arial" w:cs="Arial"/>
          <w:color w:val="004ED0"/>
        </w:rPr>
        <w:t>list</w:t>
      </w:r>
      <w:proofErr w:type="spellEnd"/>
      <w:r w:rsidRPr="00DC083C">
        <w:rPr>
          <w:rStyle w:val="enlighter-g1"/>
          <w:rFonts w:ascii="Arial" w:hAnsi="Arial" w:cs="Arial"/>
          <w:color w:val="000000"/>
        </w:rPr>
        <w:t>(</w:t>
      </w:r>
      <w:proofErr w:type="spellStart"/>
      <w:r w:rsidRPr="00DC083C">
        <w:rPr>
          <w:rStyle w:val="enlighter-text"/>
          <w:rFonts w:ascii="Arial" w:hAnsi="Arial" w:cs="Arial"/>
          <w:color w:val="000000"/>
        </w:rPr>
        <w:t>paths.</w:t>
      </w:r>
      <w:r w:rsidRPr="00DC083C">
        <w:rPr>
          <w:rStyle w:val="enlighter-m1"/>
          <w:rFonts w:ascii="Arial" w:hAnsi="Arial" w:cs="Arial"/>
          <w:color w:val="004ED0"/>
        </w:rPr>
        <w:t>list_images</w:t>
      </w:r>
      <w:proofErr w:type="spellEnd"/>
      <w:r w:rsidRPr="00DC083C">
        <w:rPr>
          <w:rStyle w:val="enlighter-g1"/>
          <w:rFonts w:ascii="Arial" w:hAnsi="Arial" w:cs="Arial"/>
          <w:color w:val="000000"/>
        </w:rPr>
        <w:t>(</w:t>
      </w:r>
      <w:proofErr w:type="spellStart"/>
      <w:r w:rsidR="00C271E8" w:rsidRPr="00DC083C">
        <w:rPr>
          <w:rStyle w:val="enlighter-text"/>
          <w:rFonts w:ascii="Arial" w:hAnsi="Arial" w:cs="Arial"/>
          <w:color w:val="000000"/>
        </w:rPr>
        <w:t>dataset_path</w:t>
      </w:r>
      <w:proofErr w:type="spellEnd"/>
      <w:r w:rsidRPr="00DC083C">
        <w:rPr>
          <w:rStyle w:val="enlighter-g1"/>
          <w:rFonts w:ascii="Arial" w:hAnsi="Arial" w:cs="Arial"/>
          <w:color w:val="000000"/>
        </w:rPr>
        <w:t>))</w:t>
      </w:r>
    </w:p>
    <w:p w14:paraId="757D21B9" w14:textId="60DFA182" w:rsidR="00E533DA" w:rsidRPr="00DC083C" w:rsidRDefault="00E533DA" w:rsidP="00E533DA">
      <w:pPr>
        <w:spacing w:line="276" w:lineRule="atLeast"/>
        <w:rPr>
          <w:rFonts w:ascii="Arial" w:hAnsi="Arial" w:cs="Arial"/>
          <w:color w:val="051E50"/>
        </w:rPr>
      </w:pPr>
      <w:proofErr w:type="gramStart"/>
      <w:r w:rsidRPr="00DC083C">
        <w:rPr>
          <w:rStyle w:val="enlighter-text"/>
          <w:rFonts w:ascii="Arial" w:hAnsi="Arial" w:cs="Arial"/>
          <w:color w:val="000000"/>
        </w:rPr>
        <w:t>data</w:t>
      </w:r>
      <w:proofErr w:type="gramEnd"/>
      <w:r w:rsidRPr="00DC083C">
        <w:rPr>
          <w:rStyle w:val="enlighter-text"/>
          <w:rFonts w:ascii="Arial" w:hAnsi="Arial" w:cs="Arial"/>
          <w:color w:val="000000"/>
        </w:rPr>
        <w:t xml:space="preserve"> = </w:t>
      </w:r>
      <w:r w:rsidR="00C271E8" w:rsidRPr="00DC083C">
        <w:rPr>
          <w:rStyle w:val="enlighter-g1"/>
          <w:rFonts w:ascii="Arial" w:hAnsi="Arial" w:cs="Arial"/>
          <w:color w:val="000000"/>
        </w:rPr>
        <w:t>[ ]</w:t>
      </w:r>
    </w:p>
    <w:p w14:paraId="5C83A88C" w14:textId="7E43DC7A" w:rsidR="00E533DA" w:rsidRPr="00DC083C" w:rsidRDefault="00E533DA" w:rsidP="00E533DA">
      <w:pPr>
        <w:shd w:val="clear" w:color="auto" w:fill="F7F7F7"/>
        <w:spacing w:line="276" w:lineRule="atLeast"/>
        <w:rPr>
          <w:rStyle w:val="enlighter-text"/>
          <w:rFonts w:ascii="Arial" w:hAnsi="Arial" w:cs="Arial"/>
          <w:color w:val="000000"/>
        </w:rPr>
      </w:pPr>
      <w:proofErr w:type="spellStart"/>
      <w:proofErr w:type="gramStart"/>
      <w:r w:rsidRPr="00DC083C">
        <w:rPr>
          <w:rStyle w:val="enlighter-text"/>
          <w:rFonts w:ascii="Arial" w:hAnsi="Arial" w:cs="Arial"/>
          <w:color w:val="000000"/>
        </w:rPr>
        <w:t>labels</w:t>
      </w:r>
      <w:proofErr w:type="spellEnd"/>
      <w:proofErr w:type="gramEnd"/>
      <w:r w:rsidRPr="00DC083C">
        <w:rPr>
          <w:rStyle w:val="enlighter-text"/>
          <w:rFonts w:ascii="Arial" w:hAnsi="Arial" w:cs="Arial"/>
          <w:color w:val="000000"/>
        </w:rPr>
        <w:t xml:space="preserve"> =</w:t>
      </w:r>
      <w:r w:rsidR="00C271E8" w:rsidRPr="00DC083C">
        <w:rPr>
          <w:rStyle w:val="enlighter-text"/>
          <w:rFonts w:ascii="Arial" w:hAnsi="Arial" w:cs="Arial"/>
          <w:color w:val="000000"/>
        </w:rPr>
        <w:t>[ ]</w:t>
      </w:r>
    </w:p>
    <w:p w14:paraId="3717E658" w14:textId="77777777" w:rsidR="00C271E8" w:rsidRPr="00DC083C" w:rsidRDefault="00C271E8" w:rsidP="00E533DA">
      <w:pPr>
        <w:shd w:val="clear" w:color="auto" w:fill="F7F7F7"/>
        <w:spacing w:line="276" w:lineRule="atLeast"/>
        <w:rPr>
          <w:rStyle w:val="enlighter-text"/>
          <w:rFonts w:ascii="Arial" w:hAnsi="Arial" w:cs="Arial"/>
          <w:color w:val="000000"/>
        </w:rPr>
      </w:pPr>
    </w:p>
    <w:p w14:paraId="27E159E1" w14:textId="77777777" w:rsidR="00C271E8" w:rsidRPr="00DC083C" w:rsidRDefault="00C271E8" w:rsidP="00C271E8">
      <w:pPr>
        <w:shd w:val="clear" w:color="auto" w:fill="F7F7F7"/>
        <w:spacing w:line="276" w:lineRule="atLeast"/>
        <w:rPr>
          <w:rFonts w:ascii="Arial" w:hAnsi="Arial" w:cs="Arial"/>
          <w:color w:val="051E50"/>
        </w:rPr>
      </w:pPr>
      <w:r w:rsidRPr="00DC083C">
        <w:rPr>
          <w:rFonts w:ascii="Arial" w:hAnsi="Arial" w:cs="Arial"/>
          <w:color w:val="0033CC"/>
        </w:rPr>
        <w:t xml:space="preserve"># loop over </w:t>
      </w:r>
      <w:proofErr w:type="spellStart"/>
      <w:r w:rsidRPr="00DC083C">
        <w:rPr>
          <w:rFonts w:ascii="Arial" w:hAnsi="Arial" w:cs="Arial"/>
          <w:color w:val="0033CC"/>
        </w:rPr>
        <w:t>the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image</w:t>
      </w:r>
      <w:proofErr w:type="spellEnd"/>
      <w:r w:rsidRPr="00DC083C">
        <w:rPr>
          <w:rFonts w:ascii="Arial" w:hAnsi="Arial" w:cs="Arial"/>
          <w:color w:val="0033CC"/>
        </w:rPr>
        <w:t xml:space="preserve"> paths</w:t>
      </w:r>
    </w:p>
    <w:p w14:paraId="0B41D32D" w14:textId="77777777" w:rsidR="00C271E8" w:rsidRPr="00DC083C" w:rsidRDefault="00C271E8" w:rsidP="00C271E8">
      <w:pPr>
        <w:shd w:val="clear" w:color="auto" w:fill="F7F7F7"/>
        <w:spacing w:line="276" w:lineRule="atLeast"/>
        <w:rPr>
          <w:rFonts w:ascii="Arial" w:hAnsi="Arial" w:cs="Arial"/>
          <w:color w:val="051E50"/>
        </w:rPr>
      </w:pPr>
      <w:proofErr w:type="gramStart"/>
      <w:r w:rsidRPr="00DC083C">
        <w:rPr>
          <w:rFonts w:ascii="Arial" w:hAnsi="Arial" w:cs="Arial"/>
          <w:color w:val="051E50"/>
        </w:rPr>
        <w:t>for</w:t>
      </w:r>
      <w:proofErr w:type="gramEnd"/>
      <w:r w:rsidRPr="00DC083C">
        <w:rPr>
          <w:rFonts w:ascii="Arial" w:hAnsi="Arial" w:cs="Arial"/>
          <w:color w:val="051E50"/>
        </w:rPr>
        <w:t xml:space="preserve"> </w:t>
      </w:r>
      <w:proofErr w:type="spellStart"/>
      <w:r w:rsidRPr="00DC083C">
        <w:rPr>
          <w:rFonts w:ascii="Arial" w:hAnsi="Arial" w:cs="Arial"/>
          <w:color w:val="051E50"/>
        </w:rPr>
        <w:t>imagePath</w:t>
      </w:r>
      <w:proofErr w:type="spellEnd"/>
      <w:r w:rsidRPr="00DC083C">
        <w:rPr>
          <w:rFonts w:ascii="Arial" w:hAnsi="Arial" w:cs="Arial"/>
          <w:color w:val="051E50"/>
        </w:rPr>
        <w:t xml:space="preserve"> in </w:t>
      </w:r>
      <w:proofErr w:type="spellStart"/>
      <w:r w:rsidRPr="00DC083C">
        <w:rPr>
          <w:rFonts w:ascii="Arial" w:hAnsi="Arial" w:cs="Arial"/>
          <w:color w:val="051E50"/>
        </w:rPr>
        <w:t>imagePaths</w:t>
      </w:r>
      <w:proofErr w:type="spellEnd"/>
      <w:r w:rsidRPr="00DC083C">
        <w:rPr>
          <w:rFonts w:ascii="Arial" w:hAnsi="Arial" w:cs="Arial"/>
          <w:color w:val="051E50"/>
        </w:rPr>
        <w:t>:</w:t>
      </w:r>
    </w:p>
    <w:p w14:paraId="774F0EEE" w14:textId="0C19051A" w:rsidR="00C271E8" w:rsidRPr="00DC083C" w:rsidRDefault="00C271E8" w:rsidP="00C271E8">
      <w:pPr>
        <w:shd w:val="clear" w:color="auto" w:fill="F7F7F7"/>
        <w:spacing w:line="276" w:lineRule="atLeast"/>
        <w:rPr>
          <w:rFonts w:ascii="Arial" w:hAnsi="Arial" w:cs="Arial"/>
          <w:color w:val="051E50"/>
        </w:rPr>
      </w:pPr>
      <w:r w:rsidRPr="00DC083C">
        <w:rPr>
          <w:rFonts w:ascii="Arial" w:hAnsi="Arial" w:cs="Arial"/>
          <w:color w:val="0033CC"/>
        </w:rPr>
        <w:t xml:space="preserve"># </w:t>
      </w:r>
      <w:proofErr w:type="spellStart"/>
      <w:r w:rsidRPr="00DC083C">
        <w:rPr>
          <w:rFonts w:ascii="Arial" w:hAnsi="Arial" w:cs="Arial"/>
          <w:color w:val="0033CC"/>
        </w:rPr>
        <w:t>extract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the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class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label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from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the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filenam</w:t>
      </w:r>
      <w:r w:rsidRPr="00DC083C">
        <w:rPr>
          <w:rFonts w:ascii="Arial" w:hAnsi="Arial" w:cs="Arial"/>
          <w:color w:val="051E50"/>
        </w:rPr>
        <w:t>e</w:t>
      </w:r>
      <w:proofErr w:type="spellEnd"/>
    </w:p>
    <w:p w14:paraId="2EFCB966" w14:textId="36E57F34" w:rsidR="00C271E8" w:rsidRPr="00DC083C" w:rsidRDefault="00C271E8" w:rsidP="00C271E8">
      <w:pPr>
        <w:shd w:val="clear" w:color="auto" w:fill="F7F7F7"/>
        <w:spacing w:line="276" w:lineRule="atLeast"/>
        <w:rPr>
          <w:rFonts w:ascii="Arial" w:hAnsi="Arial" w:cs="Arial"/>
          <w:color w:val="051E50"/>
        </w:rPr>
      </w:pPr>
      <w:proofErr w:type="spellStart"/>
      <w:proofErr w:type="gramStart"/>
      <w:r w:rsidRPr="00DC083C">
        <w:rPr>
          <w:rFonts w:ascii="Arial" w:hAnsi="Arial" w:cs="Arial"/>
          <w:color w:val="051E50"/>
        </w:rPr>
        <w:t>label</w:t>
      </w:r>
      <w:proofErr w:type="spellEnd"/>
      <w:proofErr w:type="gramEnd"/>
      <w:r w:rsidRPr="00DC083C">
        <w:rPr>
          <w:rFonts w:ascii="Arial" w:hAnsi="Arial" w:cs="Arial"/>
          <w:color w:val="051E50"/>
        </w:rPr>
        <w:t xml:space="preserve"> = </w:t>
      </w:r>
      <w:proofErr w:type="spellStart"/>
      <w:r w:rsidRPr="00DC083C">
        <w:rPr>
          <w:rFonts w:ascii="Arial" w:hAnsi="Arial" w:cs="Arial"/>
          <w:color w:val="051E50"/>
        </w:rPr>
        <w:t>imagePath.split</w:t>
      </w:r>
      <w:proofErr w:type="spellEnd"/>
      <w:r w:rsidRPr="00DC083C">
        <w:rPr>
          <w:rFonts w:ascii="Arial" w:hAnsi="Arial" w:cs="Arial"/>
          <w:color w:val="051E50"/>
        </w:rPr>
        <w:t>(</w:t>
      </w:r>
      <w:proofErr w:type="spellStart"/>
      <w:r w:rsidRPr="00DC083C">
        <w:rPr>
          <w:rFonts w:ascii="Arial" w:hAnsi="Arial" w:cs="Arial"/>
          <w:color w:val="051E50"/>
        </w:rPr>
        <w:t>os.path.sep</w:t>
      </w:r>
      <w:proofErr w:type="spellEnd"/>
      <w:r w:rsidRPr="00DC083C">
        <w:rPr>
          <w:rFonts w:ascii="Arial" w:hAnsi="Arial" w:cs="Arial"/>
          <w:color w:val="051E50"/>
        </w:rPr>
        <w:t>)[-2]</w:t>
      </w:r>
    </w:p>
    <w:p w14:paraId="30613820" w14:textId="1D4DAFAE" w:rsidR="00C271E8" w:rsidRPr="00DC083C" w:rsidRDefault="00C271E8" w:rsidP="00C271E8">
      <w:pPr>
        <w:shd w:val="clear" w:color="auto" w:fill="F7F7F7"/>
        <w:spacing w:line="276" w:lineRule="atLeast"/>
        <w:rPr>
          <w:rFonts w:ascii="Arial" w:hAnsi="Arial" w:cs="Arial"/>
          <w:color w:val="0033CC"/>
        </w:rPr>
      </w:pPr>
      <w:r w:rsidRPr="00DC083C">
        <w:rPr>
          <w:rFonts w:ascii="Arial" w:hAnsi="Arial" w:cs="Arial"/>
          <w:color w:val="0033CC"/>
        </w:rPr>
        <w:lastRenderedPageBreak/>
        <w:t xml:space="preserve"># </w:t>
      </w:r>
      <w:proofErr w:type="spellStart"/>
      <w:r w:rsidRPr="00DC083C">
        <w:rPr>
          <w:rFonts w:ascii="Arial" w:hAnsi="Arial" w:cs="Arial"/>
          <w:color w:val="0033CC"/>
        </w:rPr>
        <w:t>load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the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image</w:t>
      </w:r>
      <w:proofErr w:type="spellEnd"/>
      <w:r w:rsidRPr="00DC083C">
        <w:rPr>
          <w:rFonts w:ascii="Arial" w:hAnsi="Arial" w:cs="Arial"/>
          <w:color w:val="0033CC"/>
        </w:rPr>
        <w:t xml:space="preserve">, swap color </w:t>
      </w:r>
      <w:proofErr w:type="spellStart"/>
      <w:r w:rsidRPr="00DC083C">
        <w:rPr>
          <w:rFonts w:ascii="Arial" w:hAnsi="Arial" w:cs="Arial"/>
          <w:color w:val="0033CC"/>
        </w:rPr>
        <w:t>channels</w:t>
      </w:r>
      <w:proofErr w:type="spellEnd"/>
      <w:r w:rsidRPr="00DC083C">
        <w:rPr>
          <w:rFonts w:ascii="Arial" w:hAnsi="Arial" w:cs="Arial"/>
          <w:color w:val="0033CC"/>
        </w:rPr>
        <w:t xml:space="preserve">, </w:t>
      </w:r>
      <w:proofErr w:type="spellStart"/>
      <w:r w:rsidRPr="00DC083C">
        <w:rPr>
          <w:rFonts w:ascii="Arial" w:hAnsi="Arial" w:cs="Arial"/>
          <w:color w:val="0033CC"/>
        </w:rPr>
        <w:t>and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resize</w:t>
      </w:r>
      <w:proofErr w:type="spellEnd"/>
      <w:r w:rsidRPr="00DC083C">
        <w:rPr>
          <w:rFonts w:ascii="Arial" w:hAnsi="Arial" w:cs="Arial"/>
          <w:color w:val="0033CC"/>
        </w:rPr>
        <w:t xml:space="preserve"> it </w:t>
      </w:r>
      <w:proofErr w:type="spellStart"/>
      <w:r w:rsidRPr="00DC083C">
        <w:rPr>
          <w:rFonts w:ascii="Arial" w:hAnsi="Arial" w:cs="Arial"/>
          <w:color w:val="0033CC"/>
        </w:rPr>
        <w:t>to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be</w:t>
      </w:r>
      <w:proofErr w:type="spellEnd"/>
      <w:r w:rsidRPr="00DC083C">
        <w:rPr>
          <w:rFonts w:ascii="Arial" w:hAnsi="Arial" w:cs="Arial"/>
          <w:color w:val="0033CC"/>
        </w:rPr>
        <w:t xml:space="preserve"> a </w:t>
      </w:r>
      <w:proofErr w:type="spellStart"/>
      <w:proofErr w:type="gramStart"/>
      <w:r w:rsidRPr="00DC083C">
        <w:rPr>
          <w:rFonts w:ascii="Arial" w:hAnsi="Arial" w:cs="Arial"/>
          <w:color w:val="0033CC"/>
        </w:rPr>
        <w:t>fixed</w:t>
      </w:r>
      <w:proofErr w:type="spellEnd"/>
      <w:proofErr w:type="gramEnd"/>
    </w:p>
    <w:p w14:paraId="1CB2F4B3" w14:textId="48596C1E" w:rsidR="00C271E8" w:rsidRPr="00DC083C" w:rsidRDefault="00C271E8" w:rsidP="00C271E8">
      <w:pPr>
        <w:shd w:val="clear" w:color="auto" w:fill="F7F7F7"/>
        <w:spacing w:line="276" w:lineRule="atLeast"/>
        <w:rPr>
          <w:rFonts w:ascii="Arial" w:hAnsi="Arial" w:cs="Arial"/>
          <w:color w:val="0033CC"/>
        </w:rPr>
      </w:pPr>
      <w:r w:rsidRPr="00DC083C">
        <w:rPr>
          <w:rFonts w:ascii="Arial" w:hAnsi="Arial" w:cs="Arial"/>
          <w:color w:val="0033CC"/>
        </w:rPr>
        <w:t xml:space="preserve"># 224x224 pixels </w:t>
      </w:r>
      <w:proofErr w:type="spellStart"/>
      <w:r w:rsidRPr="00DC083C">
        <w:rPr>
          <w:rFonts w:ascii="Arial" w:hAnsi="Arial" w:cs="Arial"/>
          <w:color w:val="0033CC"/>
        </w:rPr>
        <w:t>while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ignoring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aspect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ratio</w:t>
      </w:r>
      <w:proofErr w:type="spellEnd"/>
    </w:p>
    <w:p w14:paraId="65628DEB" w14:textId="77777777" w:rsidR="00C271E8" w:rsidRPr="00DC083C" w:rsidRDefault="00C271E8" w:rsidP="00C271E8">
      <w:pPr>
        <w:shd w:val="clear" w:color="auto" w:fill="F7F7F7"/>
        <w:spacing w:line="276" w:lineRule="atLeast"/>
        <w:rPr>
          <w:rFonts w:ascii="Arial" w:hAnsi="Arial" w:cs="Arial"/>
          <w:color w:val="0033CC"/>
        </w:rPr>
      </w:pPr>
    </w:p>
    <w:p w14:paraId="75D0E777" w14:textId="77777777" w:rsidR="00C271E8" w:rsidRPr="00DC083C" w:rsidRDefault="00C271E8" w:rsidP="00C271E8">
      <w:pPr>
        <w:shd w:val="clear" w:color="auto" w:fill="F7F7F7"/>
        <w:spacing w:line="276" w:lineRule="atLeast"/>
        <w:ind w:left="720"/>
        <w:rPr>
          <w:rFonts w:ascii="Arial" w:hAnsi="Arial" w:cs="Arial"/>
          <w:color w:val="051E50"/>
        </w:rPr>
      </w:pPr>
      <w:proofErr w:type="spellStart"/>
      <w:proofErr w:type="gramStart"/>
      <w:r w:rsidRPr="00DC083C">
        <w:rPr>
          <w:rFonts w:ascii="Arial" w:hAnsi="Arial" w:cs="Arial"/>
          <w:color w:val="051E50"/>
        </w:rPr>
        <w:t>image</w:t>
      </w:r>
      <w:proofErr w:type="spellEnd"/>
      <w:proofErr w:type="gramEnd"/>
      <w:r w:rsidRPr="00DC083C">
        <w:rPr>
          <w:rFonts w:ascii="Arial" w:hAnsi="Arial" w:cs="Arial"/>
          <w:color w:val="051E50"/>
        </w:rPr>
        <w:t xml:space="preserve"> = cv2.imread(</w:t>
      </w:r>
      <w:proofErr w:type="spellStart"/>
      <w:r w:rsidRPr="00DC083C">
        <w:rPr>
          <w:rFonts w:ascii="Arial" w:hAnsi="Arial" w:cs="Arial"/>
          <w:color w:val="051E50"/>
        </w:rPr>
        <w:t>imagePath</w:t>
      </w:r>
      <w:proofErr w:type="spellEnd"/>
      <w:r w:rsidRPr="00DC083C">
        <w:rPr>
          <w:rFonts w:ascii="Arial" w:hAnsi="Arial" w:cs="Arial"/>
          <w:color w:val="051E50"/>
        </w:rPr>
        <w:t>)</w:t>
      </w:r>
    </w:p>
    <w:p w14:paraId="6A4CC886" w14:textId="77777777" w:rsidR="00C271E8" w:rsidRPr="00DC083C" w:rsidRDefault="00C271E8" w:rsidP="00C271E8">
      <w:pPr>
        <w:shd w:val="clear" w:color="auto" w:fill="F7F7F7"/>
        <w:spacing w:line="276" w:lineRule="atLeast"/>
        <w:rPr>
          <w:rFonts w:ascii="Arial" w:hAnsi="Arial" w:cs="Arial"/>
          <w:color w:val="051E50"/>
        </w:rPr>
      </w:pPr>
      <w:r w:rsidRPr="00DC083C">
        <w:rPr>
          <w:rFonts w:ascii="Arial" w:hAnsi="Arial" w:cs="Arial"/>
          <w:color w:val="051E50"/>
        </w:rPr>
        <w:tab/>
      </w:r>
      <w:proofErr w:type="spellStart"/>
      <w:proofErr w:type="gramStart"/>
      <w:r w:rsidRPr="00DC083C">
        <w:rPr>
          <w:rFonts w:ascii="Arial" w:hAnsi="Arial" w:cs="Arial"/>
          <w:color w:val="051E50"/>
        </w:rPr>
        <w:t>image</w:t>
      </w:r>
      <w:proofErr w:type="spellEnd"/>
      <w:proofErr w:type="gramEnd"/>
      <w:r w:rsidRPr="00DC083C">
        <w:rPr>
          <w:rFonts w:ascii="Arial" w:hAnsi="Arial" w:cs="Arial"/>
          <w:color w:val="051E50"/>
        </w:rPr>
        <w:t xml:space="preserve"> = cv2.cvtColor(</w:t>
      </w:r>
      <w:proofErr w:type="spellStart"/>
      <w:r w:rsidRPr="00DC083C">
        <w:rPr>
          <w:rFonts w:ascii="Arial" w:hAnsi="Arial" w:cs="Arial"/>
          <w:color w:val="051E50"/>
        </w:rPr>
        <w:t>image</w:t>
      </w:r>
      <w:proofErr w:type="spellEnd"/>
      <w:r w:rsidRPr="00DC083C">
        <w:rPr>
          <w:rFonts w:ascii="Arial" w:hAnsi="Arial" w:cs="Arial"/>
          <w:color w:val="051E50"/>
        </w:rPr>
        <w:t>, cv2.COLOR_BGR2RGB)</w:t>
      </w:r>
    </w:p>
    <w:p w14:paraId="10EB4C50" w14:textId="1EB5A61B" w:rsidR="00C271E8" w:rsidRPr="00DC083C" w:rsidRDefault="00C271E8" w:rsidP="00C271E8">
      <w:pPr>
        <w:shd w:val="clear" w:color="auto" w:fill="F7F7F7"/>
        <w:spacing w:line="276" w:lineRule="atLeast"/>
        <w:rPr>
          <w:rFonts w:ascii="Arial" w:hAnsi="Arial" w:cs="Arial"/>
          <w:color w:val="051E50"/>
        </w:rPr>
      </w:pPr>
      <w:r w:rsidRPr="00DC083C">
        <w:rPr>
          <w:rFonts w:ascii="Arial" w:hAnsi="Arial" w:cs="Arial"/>
          <w:color w:val="051E50"/>
        </w:rPr>
        <w:tab/>
      </w:r>
      <w:proofErr w:type="spellStart"/>
      <w:proofErr w:type="gramStart"/>
      <w:r w:rsidRPr="00DC083C">
        <w:rPr>
          <w:rFonts w:ascii="Arial" w:hAnsi="Arial" w:cs="Arial"/>
          <w:color w:val="051E50"/>
        </w:rPr>
        <w:t>image</w:t>
      </w:r>
      <w:proofErr w:type="spellEnd"/>
      <w:proofErr w:type="gramEnd"/>
      <w:r w:rsidRPr="00DC083C">
        <w:rPr>
          <w:rFonts w:ascii="Arial" w:hAnsi="Arial" w:cs="Arial"/>
          <w:color w:val="051E50"/>
        </w:rPr>
        <w:t xml:space="preserve"> = cv2.resize(</w:t>
      </w:r>
      <w:proofErr w:type="spellStart"/>
      <w:r w:rsidRPr="00DC083C">
        <w:rPr>
          <w:rFonts w:ascii="Arial" w:hAnsi="Arial" w:cs="Arial"/>
          <w:color w:val="051E50"/>
        </w:rPr>
        <w:t>image</w:t>
      </w:r>
      <w:proofErr w:type="spellEnd"/>
      <w:r w:rsidRPr="00DC083C">
        <w:rPr>
          <w:rFonts w:ascii="Arial" w:hAnsi="Arial" w:cs="Arial"/>
          <w:color w:val="051E50"/>
        </w:rPr>
        <w:t>, (224, 224))</w:t>
      </w:r>
    </w:p>
    <w:p w14:paraId="6D2CA929" w14:textId="77777777" w:rsidR="00C271E8" w:rsidRPr="00DC083C" w:rsidRDefault="00C271E8" w:rsidP="00C271E8">
      <w:pPr>
        <w:shd w:val="clear" w:color="auto" w:fill="F7F7F7"/>
        <w:spacing w:line="276" w:lineRule="atLeast"/>
        <w:rPr>
          <w:rFonts w:ascii="Arial" w:hAnsi="Arial" w:cs="Arial"/>
          <w:color w:val="0033CC"/>
        </w:rPr>
      </w:pPr>
    </w:p>
    <w:p w14:paraId="43F2ADE2" w14:textId="7B52E0A9" w:rsidR="00C271E8" w:rsidRPr="00DC083C" w:rsidRDefault="00C271E8" w:rsidP="00C271E8">
      <w:pPr>
        <w:spacing w:line="276" w:lineRule="atLeast"/>
        <w:rPr>
          <w:rFonts w:ascii="Arial" w:hAnsi="Arial" w:cs="Arial"/>
          <w:color w:val="0033CC"/>
        </w:rPr>
      </w:pPr>
      <w:r w:rsidRPr="00DC083C">
        <w:rPr>
          <w:rFonts w:ascii="Arial" w:hAnsi="Arial" w:cs="Arial"/>
          <w:color w:val="0033CC"/>
        </w:rPr>
        <w:t xml:space="preserve">           # </w:t>
      </w:r>
      <w:proofErr w:type="spellStart"/>
      <w:r w:rsidRPr="00DC083C">
        <w:rPr>
          <w:rFonts w:ascii="Arial" w:hAnsi="Arial" w:cs="Arial"/>
          <w:color w:val="0033CC"/>
        </w:rPr>
        <w:t>update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the</w:t>
      </w:r>
      <w:proofErr w:type="spellEnd"/>
      <w:r w:rsidRPr="00DC083C">
        <w:rPr>
          <w:rFonts w:ascii="Arial" w:hAnsi="Arial" w:cs="Arial"/>
          <w:color w:val="0033CC"/>
        </w:rPr>
        <w:t xml:space="preserve"> data </w:t>
      </w:r>
      <w:proofErr w:type="spellStart"/>
      <w:r w:rsidRPr="00DC083C">
        <w:rPr>
          <w:rFonts w:ascii="Arial" w:hAnsi="Arial" w:cs="Arial"/>
          <w:color w:val="0033CC"/>
        </w:rPr>
        <w:t>and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labels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lists</w:t>
      </w:r>
      <w:proofErr w:type="spellEnd"/>
      <w:r w:rsidRPr="00DC083C">
        <w:rPr>
          <w:rFonts w:ascii="Arial" w:hAnsi="Arial" w:cs="Arial"/>
          <w:color w:val="0033CC"/>
        </w:rPr>
        <w:t xml:space="preserve">, </w:t>
      </w:r>
      <w:proofErr w:type="spellStart"/>
      <w:proofErr w:type="gramStart"/>
      <w:r w:rsidRPr="00DC083C">
        <w:rPr>
          <w:rFonts w:ascii="Arial" w:hAnsi="Arial" w:cs="Arial"/>
          <w:color w:val="0033CC"/>
        </w:rPr>
        <w:t>respectively</w:t>
      </w:r>
      <w:proofErr w:type="spellEnd"/>
      <w:proofErr w:type="gramEnd"/>
    </w:p>
    <w:p w14:paraId="50059AD5" w14:textId="77777777" w:rsidR="00C271E8" w:rsidRPr="00DC083C" w:rsidRDefault="00C271E8" w:rsidP="00C271E8">
      <w:pPr>
        <w:spacing w:line="276" w:lineRule="atLeast"/>
        <w:rPr>
          <w:rFonts w:ascii="Arial" w:hAnsi="Arial" w:cs="Arial"/>
          <w:color w:val="051E50"/>
        </w:rPr>
      </w:pPr>
      <w:r w:rsidRPr="00DC083C">
        <w:rPr>
          <w:rFonts w:ascii="Arial" w:hAnsi="Arial" w:cs="Arial"/>
          <w:color w:val="051E50"/>
        </w:rPr>
        <w:tab/>
      </w:r>
      <w:proofErr w:type="spellStart"/>
      <w:proofErr w:type="gramStart"/>
      <w:r w:rsidRPr="00DC083C">
        <w:rPr>
          <w:rFonts w:ascii="Arial" w:hAnsi="Arial" w:cs="Arial"/>
          <w:color w:val="051E50"/>
        </w:rPr>
        <w:t>data</w:t>
      </w:r>
      <w:proofErr w:type="gramEnd"/>
      <w:r w:rsidRPr="00DC083C">
        <w:rPr>
          <w:rFonts w:ascii="Arial" w:hAnsi="Arial" w:cs="Arial"/>
          <w:color w:val="051E50"/>
        </w:rPr>
        <w:t>.append</w:t>
      </w:r>
      <w:proofErr w:type="spellEnd"/>
      <w:r w:rsidRPr="00DC083C">
        <w:rPr>
          <w:rFonts w:ascii="Arial" w:hAnsi="Arial" w:cs="Arial"/>
          <w:color w:val="051E50"/>
        </w:rPr>
        <w:t>(</w:t>
      </w:r>
      <w:proofErr w:type="spellStart"/>
      <w:r w:rsidRPr="00DC083C">
        <w:rPr>
          <w:rFonts w:ascii="Arial" w:hAnsi="Arial" w:cs="Arial"/>
          <w:color w:val="051E50"/>
        </w:rPr>
        <w:t>image</w:t>
      </w:r>
      <w:proofErr w:type="spellEnd"/>
      <w:r w:rsidRPr="00DC083C">
        <w:rPr>
          <w:rFonts w:ascii="Arial" w:hAnsi="Arial" w:cs="Arial"/>
          <w:color w:val="051E50"/>
        </w:rPr>
        <w:t>)</w:t>
      </w:r>
    </w:p>
    <w:p w14:paraId="653D2257" w14:textId="4BBFBE3D" w:rsidR="00E533DA" w:rsidRPr="00DC083C" w:rsidRDefault="00C271E8" w:rsidP="00C271E8">
      <w:pPr>
        <w:spacing w:line="276" w:lineRule="atLeast"/>
        <w:rPr>
          <w:rFonts w:ascii="Arial" w:hAnsi="Arial" w:cs="Arial"/>
          <w:color w:val="051E50"/>
        </w:rPr>
      </w:pPr>
      <w:r w:rsidRPr="00DC083C">
        <w:rPr>
          <w:rFonts w:ascii="Arial" w:hAnsi="Arial" w:cs="Arial"/>
          <w:color w:val="051E50"/>
        </w:rPr>
        <w:tab/>
      </w:r>
      <w:proofErr w:type="spellStart"/>
      <w:proofErr w:type="gramStart"/>
      <w:r w:rsidRPr="00DC083C">
        <w:rPr>
          <w:rFonts w:ascii="Arial" w:hAnsi="Arial" w:cs="Arial"/>
          <w:color w:val="051E50"/>
        </w:rPr>
        <w:t>labels</w:t>
      </w:r>
      <w:proofErr w:type="gramEnd"/>
      <w:r w:rsidRPr="00DC083C">
        <w:rPr>
          <w:rFonts w:ascii="Arial" w:hAnsi="Arial" w:cs="Arial"/>
          <w:color w:val="051E50"/>
        </w:rPr>
        <w:t>.append</w:t>
      </w:r>
      <w:proofErr w:type="spellEnd"/>
      <w:r w:rsidRPr="00DC083C">
        <w:rPr>
          <w:rFonts w:ascii="Arial" w:hAnsi="Arial" w:cs="Arial"/>
          <w:color w:val="051E50"/>
        </w:rPr>
        <w:t>(</w:t>
      </w:r>
      <w:proofErr w:type="spellStart"/>
      <w:r w:rsidRPr="00DC083C">
        <w:rPr>
          <w:rFonts w:ascii="Arial" w:hAnsi="Arial" w:cs="Arial"/>
          <w:color w:val="051E50"/>
        </w:rPr>
        <w:t>label</w:t>
      </w:r>
      <w:proofErr w:type="spellEnd"/>
      <w:r w:rsidRPr="00DC083C">
        <w:rPr>
          <w:rFonts w:ascii="Arial" w:hAnsi="Arial" w:cs="Arial"/>
          <w:color w:val="051E50"/>
        </w:rPr>
        <w:t>)</w:t>
      </w:r>
    </w:p>
    <w:p w14:paraId="15F1F7F0" w14:textId="3D5AAF2C" w:rsidR="00C271E8" w:rsidRPr="00DC083C" w:rsidRDefault="00C271E8" w:rsidP="00C271E8">
      <w:pPr>
        <w:spacing w:line="276" w:lineRule="atLeast"/>
        <w:rPr>
          <w:rFonts w:ascii="Arial" w:hAnsi="Arial" w:cs="Arial"/>
          <w:color w:val="051E50"/>
        </w:rPr>
      </w:pPr>
      <w:proofErr w:type="spellStart"/>
      <w:proofErr w:type="gramStart"/>
      <w:r w:rsidRPr="00DC083C">
        <w:rPr>
          <w:rFonts w:ascii="Arial" w:hAnsi="Arial" w:cs="Arial"/>
          <w:color w:val="051E50"/>
        </w:rPr>
        <w:t>print</w:t>
      </w:r>
      <w:proofErr w:type="spellEnd"/>
      <w:proofErr w:type="gramEnd"/>
      <w:r w:rsidRPr="00DC083C">
        <w:rPr>
          <w:rFonts w:ascii="Arial" w:hAnsi="Arial" w:cs="Arial"/>
          <w:color w:val="051E50"/>
        </w:rPr>
        <w:t>(‘</w:t>
      </w:r>
      <w:proofErr w:type="spellStart"/>
      <w:r w:rsidRPr="00DC083C">
        <w:rPr>
          <w:rFonts w:ascii="Arial" w:hAnsi="Arial" w:cs="Arial"/>
          <w:color w:val="051E50"/>
        </w:rPr>
        <w:t>labels</w:t>
      </w:r>
      <w:proofErr w:type="spellEnd"/>
      <w:r w:rsidRPr="00DC083C">
        <w:rPr>
          <w:rFonts w:ascii="Arial" w:hAnsi="Arial" w:cs="Arial"/>
          <w:color w:val="051E50"/>
        </w:rPr>
        <w:t>: “</w:t>
      </w:r>
      <w:r w:rsidR="003B1B21" w:rsidRPr="00DC083C">
        <w:rPr>
          <w:rFonts w:ascii="Arial" w:hAnsi="Arial" w:cs="Arial"/>
          <w:color w:val="051E50"/>
        </w:rPr>
        <w:t xml:space="preserve">, </w:t>
      </w:r>
      <w:proofErr w:type="spellStart"/>
      <w:r w:rsidR="003B1B21" w:rsidRPr="00DC083C">
        <w:rPr>
          <w:rFonts w:ascii="Arial" w:hAnsi="Arial" w:cs="Arial"/>
          <w:color w:val="051E50"/>
        </w:rPr>
        <w:t>np.unique</w:t>
      </w:r>
      <w:proofErr w:type="spellEnd"/>
      <w:r w:rsidR="003B1B21" w:rsidRPr="00DC083C">
        <w:rPr>
          <w:rFonts w:ascii="Arial" w:hAnsi="Arial" w:cs="Arial"/>
          <w:color w:val="051E50"/>
        </w:rPr>
        <w:t>(</w:t>
      </w:r>
      <w:proofErr w:type="spellStart"/>
      <w:r w:rsidR="003B1B21" w:rsidRPr="00DC083C">
        <w:rPr>
          <w:rFonts w:ascii="Arial" w:hAnsi="Arial" w:cs="Arial"/>
          <w:color w:val="051E50"/>
        </w:rPr>
        <w:t>labels</w:t>
      </w:r>
      <w:proofErr w:type="spellEnd"/>
      <w:r w:rsidR="003B1B21" w:rsidRPr="00DC083C">
        <w:rPr>
          <w:rFonts w:ascii="Arial" w:hAnsi="Arial" w:cs="Arial"/>
          <w:color w:val="051E50"/>
        </w:rPr>
        <w:t>))</w:t>
      </w:r>
    </w:p>
    <w:p w14:paraId="5AFEFF21" w14:textId="77777777" w:rsidR="003B1B21" w:rsidRPr="00DC083C" w:rsidRDefault="003B1B21" w:rsidP="00C271E8">
      <w:pPr>
        <w:spacing w:line="276" w:lineRule="atLeast"/>
        <w:rPr>
          <w:rFonts w:ascii="Arial" w:hAnsi="Arial" w:cs="Arial"/>
          <w:color w:val="051E50"/>
        </w:rPr>
      </w:pPr>
    </w:p>
    <w:p w14:paraId="038E6E28" w14:textId="55F83130" w:rsidR="003B1B21" w:rsidRPr="00DC083C" w:rsidRDefault="003B1B21" w:rsidP="00C271E8">
      <w:pPr>
        <w:spacing w:line="276" w:lineRule="atLeast"/>
        <w:rPr>
          <w:rFonts w:ascii="Arial" w:hAnsi="Arial" w:cs="Arial"/>
          <w:color w:val="051E50"/>
        </w:rPr>
      </w:pPr>
      <w:proofErr w:type="spellStart"/>
      <w:proofErr w:type="gramStart"/>
      <w:r w:rsidRPr="00DC083C">
        <w:rPr>
          <w:rFonts w:ascii="Arial" w:hAnsi="Arial" w:cs="Arial"/>
          <w:color w:val="051E50"/>
        </w:rPr>
        <w:t>labels</w:t>
      </w:r>
      <w:proofErr w:type="spellEnd"/>
      <w:proofErr w:type="gramEnd"/>
      <w:r w:rsidRPr="00DC083C">
        <w:rPr>
          <w:rFonts w:ascii="Arial" w:hAnsi="Arial" w:cs="Arial"/>
          <w:color w:val="051E50"/>
        </w:rPr>
        <w:t xml:space="preserve">: [‘ </w:t>
      </w:r>
      <w:proofErr w:type="spellStart"/>
      <w:r w:rsidRPr="00DC083C">
        <w:rPr>
          <w:rFonts w:ascii="Arial" w:hAnsi="Arial" w:cs="Arial"/>
          <w:color w:val="051E50"/>
        </w:rPr>
        <w:t>COMfugitivas</w:t>
      </w:r>
      <w:proofErr w:type="spellEnd"/>
      <w:r w:rsidRPr="00DC083C">
        <w:rPr>
          <w:rFonts w:ascii="Arial" w:hAnsi="Arial" w:cs="Arial"/>
          <w:color w:val="051E50"/>
        </w:rPr>
        <w:t>’ ‘</w:t>
      </w:r>
      <w:proofErr w:type="spellStart"/>
      <w:r w:rsidRPr="00DC083C">
        <w:rPr>
          <w:rFonts w:ascii="Arial" w:hAnsi="Arial" w:cs="Arial"/>
          <w:color w:val="051E50"/>
        </w:rPr>
        <w:t>SEMfugitivas</w:t>
      </w:r>
      <w:proofErr w:type="spellEnd"/>
      <w:r w:rsidRPr="00DC083C">
        <w:rPr>
          <w:rFonts w:ascii="Arial" w:hAnsi="Arial" w:cs="Arial"/>
          <w:color w:val="051E50"/>
        </w:rPr>
        <w:t>’]</w:t>
      </w:r>
    </w:p>
    <w:p w14:paraId="2D83EBE9" w14:textId="77777777" w:rsidR="003B1B21" w:rsidRPr="00DC083C" w:rsidRDefault="003B1B21" w:rsidP="00C271E8">
      <w:pPr>
        <w:spacing w:line="276" w:lineRule="atLeast"/>
        <w:rPr>
          <w:rFonts w:ascii="Arial" w:hAnsi="Arial" w:cs="Arial"/>
          <w:color w:val="051E50"/>
        </w:rPr>
      </w:pPr>
    </w:p>
    <w:p w14:paraId="72143C4A" w14:textId="77777777" w:rsidR="003B1B21" w:rsidRPr="00DC083C" w:rsidRDefault="003B1B21" w:rsidP="003B1B21">
      <w:pPr>
        <w:spacing w:line="276" w:lineRule="atLeast"/>
        <w:rPr>
          <w:rFonts w:ascii="Arial" w:hAnsi="Arial" w:cs="Arial"/>
          <w:color w:val="051E50"/>
        </w:rPr>
      </w:pPr>
      <w:r w:rsidRPr="00DC083C">
        <w:rPr>
          <w:rFonts w:ascii="Arial" w:hAnsi="Arial" w:cs="Arial"/>
          <w:color w:val="051E50"/>
        </w:rPr>
        <w:t xml:space="preserve"># </w:t>
      </w:r>
      <w:proofErr w:type="spellStart"/>
      <w:r w:rsidRPr="00DC083C">
        <w:rPr>
          <w:rFonts w:ascii="Arial" w:hAnsi="Arial" w:cs="Arial"/>
          <w:color w:val="051E50"/>
        </w:rPr>
        <w:t>convert</w:t>
      </w:r>
      <w:proofErr w:type="spellEnd"/>
      <w:r w:rsidRPr="00DC083C">
        <w:rPr>
          <w:rFonts w:ascii="Arial" w:hAnsi="Arial" w:cs="Arial"/>
          <w:color w:val="051E50"/>
        </w:rPr>
        <w:t xml:space="preserve"> </w:t>
      </w:r>
      <w:proofErr w:type="spellStart"/>
      <w:r w:rsidRPr="00DC083C">
        <w:rPr>
          <w:rFonts w:ascii="Arial" w:hAnsi="Arial" w:cs="Arial"/>
          <w:color w:val="051E50"/>
        </w:rPr>
        <w:t>the</w:t>
      </w:r>
      <w:proofErr w:type="spellEnd"/>
      <w:r w:rsidRPr="00DC083C">
        <w:rPr>
          <w:rFonts w:ascii="Arial" w:hAnsi="Arial" w:cs="Arial"/>
          <w:color w:val="051E50"/>
        </w:rPr>
        <w:t xml:space="preserve"> data </w:t>
      </w:r>
      <w:proofErr w:type="spellStart"/>
      <w:r w:rsidRPr="00DC083C">
        <w:rPr>
          <w:rFonts w:ascii="Arial" w:hAnsi="Arial" w:cs="Arial"/>
          <w:color w:val="051E50"/>
        </w:rPr>
        <w:t>and</w:t>
      </w:r>
      <w:proofErr w:type="spellEnd"/>
      <w:r w:rsidRPr="00DC083C">
        <w:rPr>
          <w:rFonts w:ascii="Arial" w:hAnsi="Arial" w:cs="Arial"/>
          <w:color w:val="051E50"/>
        </w:rPr>
        <w:t xml:space="preserve"> </w:t>
      </w:r>
      <w:proofErr w:type="spellStart"/>
      <w:r w:rsidRPr="00DC083C">
        <w:rPr>
          <w:rFonts w:ascii="Arial" w:hAnsi="Arial" w:cs="Arial"/>
          <w:color w:val="051E50"/>
        </w:rPr>
        <w:t>labels</w:t>
      </w:r>
      <w:proofErr w:type="spellEnd"/>
      <w:r w:rsidRPr="00DC083C">
        <w:rPr>
          <w:rFonts w:ascii="Arial" w:hAnsi="Arial" w:cs="Arial"/>
          <w:color w:val="051E50"/>
        </w:rPr>
        <w:t xml:space="preserve"> </w:t>
      </w:r>
      <w:proofErr w:type="spellStart"/>
      <w:r w:rsidRPr="00DC083C">
        <w:rPr>
          <w:rFonts w:ascii="Arial" w:hAnsi="Arial" w:cs="Arial"/>
          <w:color w:val="051E50"/>
        </w:rPr>
        <w:t>to</w:t>
      </w:r>
      <w:proofErr w:type="spellEnd"/>
      <w:r w:rsidRPr="00DC083C">
        <w:rPr>
          <w:rFonts w:ascii="Arial" w:hAnsi="Arial" w:cs="Arial"/>
          <w:color w:val="051E50"/>
        </w:rPr>
        <w:t xml:space="preserve"> </w:t>
      </w:r>
      <w:proofErr w:type="spellStart"/>
      <w:proofErr w:type="gramStart"/>
      <w:r w:rsidRPr="00DC083C">
        <w:rPr>
          <w:rFonts w:ascii="Arial" w:hAnsi="Arial" w:cs="Arial"/>
          <w:color w:val="051E50"/>
        </w:rPr>
        <w:t>NumPy</w:t>
      </w:r>
      <w:proofErr w:type="spellEnd"/>
      <w:proofErr w:type="gramEnd"/>
      <w:r w:rsidRPr="00DC083C">
        <w:rPr>
          <w:rFonts w:ascii="Arial" w:hAnsi="Arial" w:cs="Arial"/>
          <w:color w:val="051E50"/>
        </w:rPr>
        <w:t xml:space="preserve"> </w:t>
      </w:r>
      <w:proofErr w:type="spellStart"/>
      <w:r w:rsidRPr="00DC083C">
        <w:rPr>
          <w:rFonts w:ascii="Arial" w:hAnsi="Arial" w:cs="Arial"/>
          <w:color w:val="051E50"/>
        </w:rPr>
        <w:t>arrays</w:t>
      </w:r>
      <w:proofErr w:type="spellEnd"/>
      <w:r w:rsidRPr="00DC083C">
        <w:rPr>
          <w:rFonts w:ascii="Arial" w:hAnsi="Arial" w:cs="Arial"/>
          <w:color w:val="051E50"/>
        </w:rPr>
        <w:t xml:space="preserve"> </w:t>
      </w:r>
      <w:proofErr w:type="spellStart"/>
      <w:r w:rsidRPr="00DC083C">
        <w:rPr>
          <w:rFonts w:ascii="Arial" w:hAnsi="Arial" w:cs="Arial"/>
          <w:color w:val="051E50"/>
        </w:rPr>
        <w:t>while</w:t>
      </w:r>
      <w:proofErr w:type="spellEnd"/>
      <w:r w:rsidRPr="00DC083C">
        <w:rPr>
          <w:rFonts w:ascii="Arial" w:hAnsi="Arial" w:cs="Arial"/>
          <w:color w:val="051E50"/>
        </w:rPr>
        <w:t xml:space="preserve"> </w:t>
      </w:r>
      <w:proofErr w:type="spellStart"/>
      <w:r w:rsidRPr="00DC083C">
        <w:rPr>
          <w:rFonts w:ascii="Arial" w:hAnsi="Arial" w:cs="Arial"/>
          <w:color w:val="051E50"/>
        </w:rPr>
        <w:t>scaling</w:t>
      </w:r>
      <w:proofErr w:type="spellEnd"/>
      <w:r w:rsidRPr="00DC083C">
        <w:rPr>
          <w:rFonts w:ascii="Arial" w:hAnsi="Arial" w:cs="Arial"/>
          <w:color w:val="051E50"/>
        </w:rPr>
        <w:t xml:space="preserve"> </w:t>
      </w:r>
      <w:proofErr w:type="spellStart"/>
      <w:r w:rsidRPr="00DC083C">
        <w:rPr>
          <w:rFonts w:ascii="Arial" w:hAnsi="Arial" w:cs="Arial"/>
          <w:color w:val="051E50"/>
        </w:rPr>
        <w:t>the</w:t>
      </w:r>
      <w:proofErr w:type="spellEnd"/>
      <w:r w:rsidRPr="00DC083C">
        <w:rPr>
          <w:rFonts w:ascii="Arial" w:hAnsi="Arial" w:cs="Arial"/>
          <w:color w:val="051E50"/>
        </w:rPr>
        <w:t xml:space="preserve"> pixel</w:t>
      </w:r>
    </w:p>
    <w:p w14:paraId="0D59D321" w14:textId="77777777" w:rsidR="003B1B21" w:rsidRPr="00DC083C" w:rsidRDefault="003B1B21" w:rsidP="003B1B21">
      <w:pPr>
        <w:spacing w:line="276" w:lineRule="atLeast"/>
        <w:rPr>
          <w:rFonts w:ascii="Arial" w:hAnsi="Arial" w:cs="Arial"/>
          <w:color w:val="051E50"/>
        </w:rPr>
      </w:pPr>
      <w:r w:rsidRPr="00DC083C">
        <w:rPr>
          <w:rFonts w:ascii="Arial" w:hAnsi="Arial" w:cs="Arial"/>
          <w:color w:val="051E50"/>
        </w:rPr>
        <w:t xml:space="preserve"># </w:t>
      </w:r>
      <w:proofErr w:type="spellStart"/>
      <w:r w:rsidRPr="00DC083C">
        <w:rPr>
          <w:rFonts w:ascii="Arial" w:hAnsi="Arial" w:cs="Arial"/>
          <w:color w:val="051E50"/>
        </w:rPr>
        <w:t>intensities</w:t>
      </w:r>
      <w:proofErr w:type="spellEnd"/>
      <w:r w:rsidRPr="00DC083C">
        <w:rPr>
          <w:rFonts w:ascii="Arial" w:hAnsi="Arial" w:cs="Arial"/>
          <w:color w:val="051E50"/>
        </w:rPr>
        <w:t xml:space="preserve"> </w:t>
      </w:r>
      <w:proofErr w:type="spellStart"/>
      <w:r w:rsidRPr="00DC083C">
        <w:rPr>
          <w:rFonts w:ascii="Arial" w:hAnsi="Arial" w:cs="Arial"/>
          <w:color w:val="051E50"/>
        </w:rPr>
        <w:t>to</w:t>
      </w:r>
      <w:proofErr w:type="spellEnd"/>
      <w:r w:rsidRPr="00DC083C">
        <w:rPr>
          <w:rFonts w:ascii="Arial" w:hAnsi="Arial" w:cs="Arial"/>
          <w:color w:val="051E50"/>
        </w:rPr>
        <w:t xml:space="preserve"> </w:t>
      </w:r>
      <w:proofErr w:type="spellStart"/>
      <w:r w:rsidRPr="00DC083C">
        <w:rPr>
          <w:rFonts w:ascii="Arial" w:hAnsi="Arial" w:cs="Arial"/>
          <w:color w:val="051E50"/>
        </w:rPr>
        <w:t>the</w:t>
      </w:r>
      <w:proofErr w:type="spellEnd"/>
      <w:r w:rsidRPr="00DC083C">
        <w:rPr>
          <w:rFonts w:ascii="Arial" w:hAnsi="Arial" w:cs="Arial"/>
          <w:color w:val="051E50"/>
        </w:rPr>
        <w:t xml:space="preserve"> range [0, 1</w:t>
      </w:r>
      <w:proofErr w:type="gramStart"/>
      <w:r w:rsidRPr="00DC083C">
        <w:rPr>
          <w:rFonts w:ascii="Arial" w:hAnsi="Arial" w:cs="Arial"/>
          <w:color w:val="051E50"/>
        </w:rPr>
        <w:t>]</w:t>
      </w:r>
      <w:proofErr w:type="gramEnd"/>
    </w:p>
    <w:p w14:paraId="4A05505C" w14:textId="77777777" w:rsidR="003B1B21" w:rsidRPr="00DC083C" w:rsidRDefault="003B1B21" w:rsidP="003B1B21">
      <w:pPr>
        <w:spacing w:line="276" w:lineRule="atLeast"/>
        <w:rPr>
          <w:rFonts w:ascii="Arial" w:hAnsi="Arial" w:cs="Arial"/>
          <w:color w:val="051E50"/>
        </w:rPr>
      </w:pPr>
      <w:proofErr w:type="gramStart"/>
      <w:r w:rsidRPr="00DC083C">
        <w:rPr>
          <w:rFonts w:ascii="Arial" w:hAnsi="Arial" w:cs="Arial"/>
          <w:color w:val="051E50"/>
        </w:rPr>
        <w:t>data</w:t>
      </w:r>
      <w:proofErr w:type="gramEnd"/>
      <w:r w:rsidRPr="00DC083C">
        <w:rPr>
          <w:rFonts w:ascii="Arial" w:hAnsi="Arial" w:cs="Arial"/>
          <w:color w:val="051E50"/>
        </w:rPr>
        <w:t xml:space="preserve"> = </w:t>
      </w:r>
      <w:proofErr w:type="spellStart"/>
      <w:r w:rsidRPr="00DC083C">
        <w:rPr>
          <w:rFonts w:ascii="Arial" w:hAnsi="Arial" w:cs="Arial"/>
          <w:color w:val="051E50"/>
        </w:rPr>
        <w:t>np.array</w:t>
      </w:r>
      <w:proofErr w:type="spellEnd"/>
      <w:r w:rsidRPr="00DC083C">
        <w:rPr>
          <w:rFonts w:ascii="Arial" w:hAnsi="Arial" w:cs="Arial"/>
          <w:color w:val="051E50"/>
        </w:rPr>
        <w:t>(data) / 255.0</w:t>
      </w:r>
    </w:p>
    <w:p w14:paraId="38FE0B95" w14:textId="48E8BC2D" w:rsidR="003B1B21" w:rsidRPr="00DC083C" w:rsidRDefault="003B1B21" w:rsidP="003B1B21">
      <w:pPr>
        <w:spacing w:line="276" w:lineRule="atLeast"/>
        <w:rPr>
          <w:rFonts w:ascii="Arial" w:hAnsi="Arial" w:cs="Arial"/>
          <w:color w:val="051E50"/>
        </w:rPr>
      </w:pPr>
      <w:proofErr w:type="spellStart"/>
      <w:proofErr w:type="gramStart"/>
      <w:r w:rsidRPr="00DC083C">
        <w:rPr>
          <w:rFonts w:ascii="Arial" w:hAnsi="Arial" w:cs="Arial"/>
          <w:color w:val="051E50"/>
        </w:rPr>
        <w:t>labels</w:t>
      </w:r>
      <w:proofErr w:type="spellEnd"/>
      <w:proofErr w:type="gramEnd"/>
      <w:r w:rsidRPr="00DC083C">
        <w:rPr>
          <w:rFonts w:ascii="Arial" w:hAnsi="Arial" w:cs="Arial"/>
          <w:color w:val="051E50"/>
        </w:rPr>
        <w:t xml:space="preserve"> = </w:t>
      </w:r>
      <w:proofErr w:type="spellStart"/>
      <w:r w:rsidRPr="00DC083C">
        <w:rPr>
          <w:rFonts w:ascii="Arial" w:hAnsi="Arial" w:cs="Arial"/>
          <w:color w:val="051E50"/>
        </w:rPr>
        <w:t>np.array</w:t>
      </w:r>
      <w:proofErr w:type="spellEnd"/>
      <w:r w:rsidRPr="00DC083C">
        <w:rPr>
          <w:rFonts w:ascii="Arial" w:hAnsi="Arial" w:cs="Arial"/>
          <w:color w:val="051E50"/>
        </w:rPr>
        <w:t>(</w:t>
      </w:r>
      <w:proofErr w:type="spellStart"/>
      <w:r w:rsidRPr="00DC083C">
        <w:rPr>
          <w:rFonts w:ascii="Arial" w:hAnsi="Arial" w:cs="Arial"/>
          <w:color w:val="051E50"/>
        </w:rPr>
        <w:t>labels</w:t>
      </w:r>
      <w:proofErr w:type="spellEnd"/>
      <w:r w:rsidRPr="00DC083C">
        <w:rPr>
          <w:rFonts w:ascii="Arial" w:hAnsi="Arial" w:cs="Arial"/>
          <w:color w:val="051E50"/>
        </w:rPr>
        <w:t>)</w:t>
      </w:r>
    </w:p>
    <w:p w14:paraId="790F6D4C" w14:textId="77777777" w:rsidR="003B1B21" w:rsidRPr="00DC083C" w:rsidRDefault="003B1B21" w:rsidP="00C271E8">
      <w:pPr>
        <w:spacing w:line="276" w:lineRule="atLeast"/>
        <w:rPr>
          <w:rFonts w:ascii="Arial" w:hAnsi="Arial" w:cs="Arial"/>
          <w:color w:val="051E50"/>
        </w:rPr>
      </w:pPr>
    </w:p>
    <w:p w14:paraId="2387F3A0" w14:textId="3199FC78" w:rsidR="003B1B21" w:rsidRPr="00DC083C" w:rsidRDefault="003B1B21" w:rsidP="00C271E8">
      <w:pPr>
        <w:spacing w:line="276" w:lineRule="atLeast"/>
        <w:rPr>
          <w:rFonts w:ascii="Arial" w:hAnsi="Arial" w:cs="Arial"/>
          <w:color w:val="051E50"/>
        </w:rPr>
      </w:pPr>
      <w:proofErr w:type="spellStart"/>
      <w:proofErr w:type="gramStart"/>
      <w:r w:rsidRPr="00DC083C">
        <w:rPr>
          <w:rFonts w:ascii="Arial" w:hAnsi="Arial" w:cs="Arial"/>
          <w:color w:val="051E50"/>
        </w:rPr>
        <w:t>plt</w:t>
      </w:r>
      <w:proofErr w:type="gramEnd"/>
      <w:r w:rsidRPr="00DC083C">
        <w:rPr>
          <w:rFonts w:ascii="Arial" w:hAnsi="Arial" w:cs="Arial"/>
          <w:color w:val="051E50"/>
        </w:rPr>
        <w:t>.figure</w:t>
      </w:r>
      <w:proofErr w:type="spellEnd"/>
      <w:r w:rsidRPr="00DC083C">
        <w:rPr>
          <w:rFonts w:ascii="Arial" w:hAnsi="Arial" w:cs="Arial"/>
          <w:color w:val="051E50"/>
        </w:rPr>
        <w:t>(</w:t>
      </w:r>
      <w:proofErr w:type="spellStart"/>
      <w:r w:rsidRPr="00DC083C">
        <w:rPr>
          <w:rFonts w:ascii="Arial" w:hAnsi="Arial" w:cs="Arial"/>
          <w:color w:val="051E50"/>
        </w:rPr>
        <w:t>figsize</w:t>
      </w:r>
      <w:proofErr w:type="spellEnd"/>
      <w:r w:rsidRPr="00DC083C">
        <w:rPr>
          <w:rFonts w:ascii="Arial" w:hAnsi="Arial" w:cs="Arial"/>
          <w:color w:val="051E50"/>
        </w:rPr>
        <w:t>=(10,10))</w:t>
      </w:r>
    </w:p>
    <w:p w14:paraId="742B5A41" w14:textId="4D1E6281" w:rsidR="003B1B21" w:rsidRPr="00DC083C" w:rsidRDefault="004D4134" w:rsidP="003B1B21">
      <w:pPr>
        <w:rPr>
          <w:rFonts w:ascii="Arial" w:hAnsi="Arial" w:cs="Arial"/>
          <w:color w:val="051E50"/>
        </w:rPr>
      </w:pPr>
      <w:proofErr w:type="spellStart"/>
      <w:proofErr w:type="gramStart"/>
      <w:r w:rsidRPr="00DC083C">
        <w:rPr>
          <w:rFonts w:ascii="Arial" w:hAnsi="Arial" w:cs="Arial"/>
          <w:color w:val="051E50"/>
        </w:rPr>
        <w:t>plt</w:t>
      </w:r>
      <w:proofErr w:type="gramEnd"/>
      <w:r w:rsidRPr="00DC083C">
        <w:rPr>
          <w:rFonts w:ascii="Arial" w:hAnsi="Arial" w:cs="Arial"/>
          <w:color w:val="051E50"/>
        </w:rPr>
        <w:t>.imshow</w:t>
      </w:r>
      <w:proofErr w:type="spellEnd"/>
      <w:r w:rsidRPr="00DC083C">
        <w:rPr>
          <w:rFonts w:ascii="Arial" w:hAnsi="Arial" w:cs="Arial"/>
          <w:color w:val="051E50"/>
        </w:rPr>
        <w:t>(data[</w:t>
      </w:r>
      <w:proofErr w:type="spellStart"/>
      <w:r w:rsidRPr="00DC083C">
        <w:rPr>
          <w:rFonts w:ascii="Arial" w:hAnsi="Arial" w:cs="Arial"/>
          <w:color w:val="051E50"/>
        </w:rPr>
        <w:t>labels</w:t>
      </w:r>
      <w:proofErr w:type="spellEnd"/>
      <w:r w:rsidRPr="00DC083C">
        <w:rPr>
          <w:rFonts w:ascii="Arial" w:hAnsi="Arial" w:cs="Arial"/>
          <w:color w:val="051E50"/>
        </w:rPr>
        <w:t>==’</w:t>
      </w:r>
      <w:proofErr w:type="spellStart"/>
      <w:r w:rsidRPr="00DC083C">
        <w:rPr>
          <w:rFonts w:ascii="Arial" w:hAnsi="Arial" w:cs="Arial"/>
          <w:color w:val="051E50"/>
        </w:rPr>
        <w:t>SEMfugitivas</w:t>
      </w:r>
      <w:proofErr w:type="spellEnd"/>
      <w:r w:rsidRPr="00DC083C">
        <w:rPr>
          <w:rFonts w:ascii="Arial" w:hAnsi="Arial" w:cs="Arial"/>
          <w:color w:val="051E50"/>
        </w:rPr>
        <w:t>’][5])</w:t>
      </w:r>
    </w:p>
    <w:p w14:paraId="485965D7" w14:textId="11CCB7A3" w:rsidR="003B1B21" w:rsidRPr="00DC083C" w:rsidRDefault="004D4134" w:rsidP="003B1B21">
      <w:pPr>
        <w:rPr>
          <w:rFonts w:ascii="Arial" w:hAnsi="Arial" w:cs="Arial"/>
          <w:color w:val="051E50"/>
        </w:rPr>
      </w:pPr>
      <w:proofErr w:type="spellStart"/>
      <w:proofErr w:type="gramStart"/>
      <w:r w:rsidRPr="00DC083C">
        <w:rPr>
          <w:rFonts w:ascii="Arial" w:hAnsi="Arial" w:cs="Arial"/>
          <w:color w:val="051E50"/>
        </w:rPr>
        <w:t>plt</w:t>
      </w:r>
      <w:proofErr w:type="gramEnd"/>
      <w:r w:rsidRPr="00DC083C">
        <w:rPr>
          <w:rFonts w:ascii="Arial" w:hAnsi="Arial" w:cs="Arial"/>
          <w:color w:val="051E50"/>
        </w:rPr>
        <w:t>.show</w:t>
      </w:r>
      <w:proofErr w:type="spellEnd"/>
      <w:r w:rsidRPr="00DC083C">
        <w:rPr>
          <w:rFonts w:ascii="Arial" w:hAnsi="Arial" w:cs="Arial"/>
          <w:color w:val="051E50"/>
        </w:rPr>
        <w:t>(</w:t>
      </w:r>
      <w:r w:rsidR="003B1B21" w:rsidRPr="00DC083C">
        <w:rPr>
          <w:rFonts w:ascii="Arial" w:hAnsi="Arial" w:cs="Arial"/>
          <w:color w:val="051E50"/>
        </w:rPr>
        <w:t>)</w:t>
      </w:r>
    </w:p>
    <w:p w14:paraId="75ADAC2C" w14:textId="77777777" w:rsidR="004D4134" w:rsidRPr="00DC083C" w:rsidRDefault="004D4134" w:rsidP="003B1B21">
      <w:pPr>
        <w:rPr>
          <w:rFonts w:ascii="Arial" w:hAnsi="Arial" w:cs="Arial"/>
          <w:color w:val="051E50"/>
        </w:rPr>
      </w:pPr>
    </w:p>
    <w:p w14:paraId="352FEF2C" w14:textId="77777777" w:rsidR="004D4134" w:rsidRPr="00DC083C" w:rsidRDefault="004D4134" w:rsidP="004D4134">
      <w:pPr>
        <w:rPr>
          <w:rFonts w:ascii="Arial" w:hAnsi="Arial" w:cs="Arial"/>
          <w:color w:val="051E50"/>
        </w:rPr>
      </w:pPr>
      <w:proofErr w:type="spellStart"/>
      <w:proofErr w:type="gramStart"/>
      <w:r w:rsidRPr="00DC083C">
        <w:rPr>
          <w:rFonts w:ascii="Arial" w:hAnsi="Arial" w:cs="Arial"/>
          <w:color w:val="051E50"/>
        </w:rPr>
        <w:t>plt</w:t>
      </w:r>
      <w:proofErr w:type="gramEnd"/>
      <w:r w:rsidRPr="00DC083C">
        <w:rPr>
          <w:rFonts w:ascii="Arial" w:hAnsi="Arial" w:cs="Arial"/>
          <w:color w:val="051E50"/>
        </w:rPr>
        <w:t>.figure</w:t>
      </w:r>
      <w:proofErr w:type="spellEnd"/>
      <w:r w:rsidRPr="00DC083C">
        <w:rPr>
          <w:rFonts w:ascii="Arial" w:hAnsi="Arial" w:cs="Arial"/>
          <w:color w:val="051E50"/>
        </w:rPr>
        <w:t>(</w:t>
      </w:r>
      <w:proofErr w:type="spellStart"/>
      <w:r w:rsidRPr="00DC083C">
        <w:rPr>
          <w:rFonts w:ascii="Arial" w:hAnsi="Arial" w:cs="Arial"/>
          <w:color w:val="051E50"/>
        </w:rPr>
        <w:t>figsize</w:t>
      </w:r>
      <w:proofErr w:type="spellEnd"/>
      <w:r w:rsidRPr="00DC083C">
        <w:rPr>
          <w:rFonts w:ascii="Arial" w:hAnsi="Arial" w:cs="Arial"/>
          <w:color w:val="051E50"/>
        </w:rPr>
        <w:t>=(10,10))</w:t>
      </w:r>
    </w:p>
    <w:p w14:paraId="0AF7359E" w14:textId="1E4FDC3E" w:rsidR="004D4134" w:rsidRPr="00DC083C" w:rsidRDefault="004D4134" w:rsidP="004D4134">
      <w:pPr>
        <w:rPr>
          <w:rFonts w:ascii="Arial" w:hAnsi="Arial" w:cs="Arial"/>
          <w:color w:val="051E50"/>
        </w:rPr>
      </w:pPr>
      <w:proofErr w:type="spellStart"/>
      <w:proofErr w:type="gramStart"/>
      <w:r w:rsidRPr="00DC083C">
        <w:rPr>
          <w:rFonts w:ascii="Arial" w:hAnsi="Arial" w:cs="Arial"/>
          <w:color w:val="051E50"/>
        </w:rPr>
        <w:t>plt</w:t>
      </w:r>
      <w:proofErr w:type="gramEnd"/>
      <w:r w:rsidRPr="00DC083C">
        <w:rPr>
          <w:rFonts w:ascii="Arial" w:hAnsi="Arial" w:cs="Arial"/>
          <w:color w:val="051E50"/>
        </w:rPr>
        <w:t>.imshow</w:t>
      </w:r>
      <w:proofErr w:type="spellEnd"/>
      <w:r w:rsidRPr="00DC083C">
        <w:rPr>
          <w:rFonts w:ascii="Arial" w:hAnsi="Arial" w:cs="Arial"/>
          <w:color w:val="051E50"/>
        </w:rPr>
        <w:t>(data[</w:t>
      </w:r>
      <w:proofErr w:type="spellStart"/>
      <w:r w:rsidRPr="00DC083C">
        <w:rPr>
          <w:rFonts w:ascii="Arial" w:hAnsi="Arial" w:cs="Arial"/>
          <w:color w:val="051E50"/>
        </w:rPr>
        <w:t>labels</w:t>
      </w:r>
      <w:proofErr w:type="spellEnd"/>
      <w:r w:rsidRPr="00DC083C">
        <w:rPr>
          <w:rFonts w:ascii="Arial" w:hAnsi="Arial" w:cs="Arial"/>
          <w:color w:val="051E50"/>
        </w:rPr>
        <w:t>==’</w:t>
      </w:r>
      <w:proofErr w:type="spellStart"/>
      <w:r w:rsidRPr="00DC083C">
        <w:rPr>
          <w:rFonts w:ascii="Arial" w:hAnsi="Arial" w:cs="Arial"/>
          <w:color w:val="051E50"/>
        </w:rPr>
        <w:t>COMfugitivas</w:t>
      </w:r>
      <w:proofErr w:type="spellEnd"/>
      <w:r w:rsidRPr="00DC083C">
        <w:rPr>
          <w:rFonts w:ascii="Arial" w:hAnsi="Arial" w:cs="Arial"/>
          <w:color w:val="051E50"/>
        </w:rPr>
        <w:t>’][5])</w:t>
      </w:r>
    </w:p>
    <w:p w14:paraId="22B30A86" w14:textId="48D09E94" w:rsidR="004D4134" w:rsidRPr="00DC083C" w:rsidRDefault="004D4134" w:rsidP="004D4134">
      <w:pPr>
        <w:rPr>
          <w:rFonts w:ascii="Arial" w:hAnsi="Arial" w:cs="Arial"/>
          <w:color w:val="051E50"/>
        </w:rPr>
      </w:pPr>
      <w:proofErr w:type="spellStart"/>
      <w:proofErr w:type="gramStart"/>
      <w:r w:rsidRPr="00DC083C">
        <w:rPr>
          <w:rFonts w:ascii="Arial" w:hAnsi="Arial" w:cs="Arial"/>
          <w:color w:val="051E50"/>
        </w:rPr>
        <w:t>plt</w:t>
      </w:r>
      <w:proofErr w:type="gramEnd"/>
      <w:r w:rsidRPr="00DC083C">
        <w:rPr>
          <w:rFonts w:ascii="Arial" w:hAnsi="Arial" w:cs="Arial"/>
          <w:color w:val="051E50"/>
        </w:rPr>
        <w:t>.show</w:t>
      </w:r>
      <w:proofErr w:type="spellEnd"/>
      <w:r w:rsidRPr="00DC083C">
        <w:rPr>
          <w:rFonts w:ascii="Arial" w:hAnsi="Arial" w:cs="Arial"/>
          <w:color w:val="051E50"/>
        </w:rPr>
        <w:t>()</w:t>
      </w:r>
    </w:p>
    <w:p w14:paraId="78C0F310" w14:textId="77777777" w:rsidR="004D4134" w:rsidRPr="00DC083C" w:rsidRDefault="004D4134" w:rsidP="004D4134">
      <w:pPr>
        <w:rPr>
          <w:rFonts w:ascii="Arial" w:hAnsi="Arial" w:cs="Arial"/>
          <w:color w:val="051E50"/>
        </w:rPr>
      </w:pPr>
    </w:p>
    <w:p w14:paraId="6F6012A6" w14:textId="77777777" w:rsidR="004D4134" w:rsidRPr="00DC083C" w:rsidRDefault="004D4134" w:rsidP="004D4134">
      <w:pPr>
        <w:rPr>
          <w:rFonts w:ascii="Arial" w:hAnsi="Arial" w:cs="Arial"/>
          <w:color w:val="0033CC"/>
        </w:rPr>
      </w:pPr>
      <w:r w:rsidRPr="00DC083C">
        <w:rPr>
          <w:rFonts w:ascii="Arial" w:hAnsi="Arial" w:cs="Arial"/>
          <w:color w:val="0033CC"/>
        </w:rPr>
        <w:t xml:space="preserve"># </w:t>
      </w:r>
      <w:proofErr w:type="spellStart"/>
      <w:r w:rsidRPr="00DC083C">
        <w:rPr>
          <w:rFonts w:ascii="Arial" w:hAnsi="Arial" w:cs="Arial"/>
          <w:color w:val="0033CC"/>
        </w:rPr>
        <w:t>perform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one</w:t>
      </w:r>
      <w:proofErr w:type="spellEnd"/>
      <w:r w:rsidRPr="00DC083C">
        <w:rPr>
          <w:rFonts w:ascii="Arial" w:hAnsi="Arial" w:cs="Arial"/>
          <w:color w:val="0033CC"/>
        </w:rPr>
        <w:t xml:space="preserve">-hot </w:t>
      </w:r>
      <w:proofErr w:type="spellStart"/>
      <w:r w:rsidRPr="00DC083C">
        <w:rPr>
          <w:rFonts w:ascii="Arial" w:hAnsi="Arial" w:cs="Arial"/>
          <w:color w:val="0033CC"/>
        </w:rPr>
        <w:t>encoding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on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the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labels</w:t>
      </w:r>
      <w:proofErr w:type="spellEnd"/>
    </w:p>
    <w:p w14:paraId="53B867E2" w14:textId="77777777" w:rsidR="004D4134" w:rsidRPr="00DC083C" w:rsidRDefault="004D4134" w:rsidP="004D4134">
      <w:pPr>
        <w:rPr>
          <w:rFonts w:ascii="Arial" w:hAnsi="Arial" w:cs="Arial"/>
          <w:color w:val="051E50"/>
        </w:rPr>
      </w:pPr>
      <w:proofErr w:type="spellStart"/>
      <w:proofErr w:type="gramStart"/>
      <w:r w:rsidRPr="00DC083C">
        <w:rPr>
          <w:rFonts w:ascii="Arial" w:hAnsi="Arial" w:cs="Arial"/>
          <w:color w:val="051E50"/>
        </w:rPr>
        <w:t>lb</w:t>
      </w:r>
      <w:proofErr w:type="spellEnd"/>
      <w:proofErr w:type="gramEnd"/>
      <w:r w:rsidRPr="00DC083C">
        <w:rPr>
          <w:rFonts w:ascii="Arial" w:hAnsi="Arial" w:cs="Arial"/>
          <w:color w:val="051E50"/>
        </w:rPr>
        <w:t xml:space="preserve"> = </w:t>
      </w:r>
      <w:proofErr w:type="spellStart"/>
      <w:r w:rsidRPr="00DC083C">
        <w:rPr>
          <w:rFonts w:ascii="Arial" w:hAnsi="Arial" w:cs="Arial"/>
          <w:color w:val="051E50"/>
        </w:rPr>
        <w:t>LabelBinarizer</w:t>
      </w:r>
      <w:proofErr w:type="spellEnd"/>
      <w:r w:rsidRPr="00DC083C">
        <w:rPr>
          <w:rFonts w:ascii="Arial" w:hAnsi="Arial" w:cs="Arial"/>
          <w:color w:val="051E50"/>
        </w:rPr>
        <w:t>()</w:t>
      </w:r>
    </w:p>
    <w:p w14:paraId="6476336C" w14:textId="77777777" w:rsidR="004D4134" w:rsidRPr="00DC083C" w:rsidRDefault="004D4134" w:rsidP="004D4134">
      <w:pPr>
        <w:rPr>
          <w:rFonts w:ascii="Arial" w:hAnsi="Arial" w:cs="Arial"/>
          <w:color w:val="051E50"/>
        </w:rPr>
      </w:pPr>
      <w:proofErr w:type="spellStart"/>
      <w:proofErr w:type="gramStart"/>
      <w:r w:rsidRPr="00DC083C">
        <w:rPr>
          <w:rFonts w:ascii="Arial" w:hAnsi="Arial" w:cs="Arial"/>
          <w:color w:val="051E50"/>
        </w:rPr>
        <w:t>labels</w:t>
      </w:r>
      <w:proofErr w:type="spellEnd"/>
      <w:proofErr w:type="gramEnd"/>
      <w:r w:rsidRPr="00DC083C">
        <w:rPr>
          <w:rFonts w:ascii="Arial" w:hAnsi="Arial" w:cs="Arial"/>
          <w:color w:val="051E50"/>
        </w:rPr>
        <w:t xml:space="preserve"> = </w:t>
      </w:r>
      <w:proofErr w:type="spellStart"/>
      <w:r w:rsidRPr="00DC083C">
        <w:rPr>
          <w:rFonts w:ascii="Arial" w:hAnsi="Arial" w:cs="Arial"/>
          <w:color w:val="051E50"/>
        </w:rPr>
        <w:t>lb.fit_transform</w:t>
      </w:r>
      <w:proofErr w:type="spellEnd"/>
      <w:r w:rsidRPr="00DC083C">
        <w:rPr>
          <w:rFonts w:ascii="Arial" w:hAnsi="Arial" w:cs="Arial"/>
          <w:color w:val="051E50"/>
        </w:rPr>
        <w:t>(</w:t>
      </w:r>
      <w:proofErr w:type="spellStart"/>
      <w:r w:rsidRPr="00DC083C">
        <w:rPr>
          <w:rFonts w:ascii="Arial" w:hAnsi="Arial" w:cs="Arial"/>
          <w:color w:val="051E50"/>
        </w:rPr>
        <w:t>labels</w:t>
      </w:r>
      <w:proofErr w:type="spellEnd"/>
      <w:r w:rsidRPr="00DC083C">
        <w:rPr>
          <w:rFonts w:ascii="Arial" w:hAnsi="Arial" w:cs="Arial"/>
          <w:color w:val="051E50"/>
        </w:rPr>
        <w:t>)</w:t>
      </w:r>
    </w:p>
    <w:p w14:paraId="1D39A407" w14:textId="259FACC6" w:rsidR="004D4134" w:rsidRPr="00DC083C" w:rsidRDefault="004D4134" w:rsidP="004D4134">
      <w:pPr>
        <w:rPr>
          <w:rFonts w:ascii="Arial" w:hAnsi="Arial" w:cs="Arial"/>
          <w:color w:val="051E50"/>
        </w:rPr>
      </w:pPr>
      <w:proofErr w:type="spellStart"/>
      <w:proofErr w:type="gramStart"/>
      <w:r w:rsidRPr="00DC083C">
        <w:rPr>
          <w:rFonts w:ascii="Arial" w:hAnsi="Arial" w:cs="Arial"/>
          <w:color w:val="051E50"/>
        </w:rPr>
        <w:t>labels</w:t>
      </w:r>
      <w:proofErr w:type="spellEnd"/>
      <w:proofErr w:type="gramEnd"/>
      <w:r w:rsidRPr="00DC083C">
        <w:rPr>
          <w:rFonts w:ascii="Arial" w:hAnsi="Arial" w:cs="Arial"/>
          <w:color w:val="051E50"/>
        </w:rPr>
        <w:t xml:space="preserve"> = </w:t>
      </w:r>
      <w:proofErr w:type="spellStart"/>
      <w:r w:rsidRPr="00DC083C">
        <w:rPr>
          <w:rFonts w:ascii="Arial" w:hAnsi="Arial" w:cs="Arial"/>
          <w:color w:val="051E50"/>
        </w:rPr>
        <w:t>to_categorical</w:t>
      </w:r>
      <w:proofErr w:type="spellEnd"/>
      <w:r w:rsidRPr="00DC083C">
        <w:rPr>
          <w:rFonts w:ascii="Arial" w:hAnsi="Arial" w:cs="Arial"/>
          <w:color w:val="051E50"/>
        </w:rPr>
        <w:t>(</w:t>
      </w:r>
      <w:proofErr w:type="spellStart"/>
      <w:r w:rsidRPr="00DC083C">
        <w:rPr>
          <w:rFonts w:ascii="Arial" w:hAnsi="Arial" w:cs="Arial"/>
          <w:color w:val="051E50"/>
        </w:rPr>
        <w:t>labels</w:t>
      </w:r>
      <w:proofErr w:type="spellEnd"/>
      <w:r w:rsidRPr="00DC083C">
        <w:rPr>
          <w:rFonts w:ascii="Arial" w:hAnsi="Arial" w:cs="Arial"/>
          <w:color w:val="051E50"/>
        </w:rPr>
        <w:t>)</w:t>
      </w:r>
    </w:p>
    <w:p w14:paraId="5421B6F6" w14:textId="77777777" w:rsidR="003B1B21" w:rsidRPr="00DC083C" w:rsidRDefault="003B1B21" w:rsidP="00C271E8">
      <w:pPr>
        <w:spacing w:line="276" w:lineRule="atLeast"/>
        <w:rPr>
          <w:rFonts w:ascii="Arial" w:hAnsi="Arial" w:cs="Arial"/>
          <w:color w:val="051E50"/>
        </w:rPr>
      </w:pPr>
    </w:p>
    <w:p w14:paraId="35E11120" w14:textId="77777777" w:rsidR="004D4134" w:rsidRPr="00DC083C" w:rsidRDefault="004D4134" w:rsidP="004D4134">
      <w:pPr>
        <w:spacing w:line="276" w:lineRule="atLeast"/>
        <w:rPr>
          <w:rFonts w:ascii="Arial" w:hAnsi="Arial" w:cs="Arial"/>
          <w:color w:val="0033CC"/>
        </w:rPr>
      </w:pPr>
      <w:r w:rsidRPr="00DC083C">
        <w:rPr>
          <w:rFonts w:ascii="Arial" w:hAnsi="Arial" w:cs="Arial"/>
          <w:color w:val="0033CC"/>
        </w:rPr>
        <w:t xml:space="preserve"># </w:t>
      </w:r>
      <w:proofErr w:type="spellStart"/>
      <w:r w:rsidRPr="00DC083C">
        <w:rPr>
          <w:rFonts w:ascii="Arial" w:hAnsi="Arial" w:cs="Arial"/>
          <w:color w:val="0033CC"/>
        </w:rPr>
        <w:t>partition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the</w:t>
      </w:r>
      <w:proofErr w:type="spellEnd"/>
      <w:r w:rsidRPr="00DC083C">
        <w:rPr>
          <w:rFonts w:ascii="Arial" w:hAnsi="Arial" w:cs="Arial"/>
          <w:color w:val="0033CC"/>
        </w:rPr>
        <w:t xml:space="preserve"> data </w:t>
      </w:r>
      <w:proofErr w:type="spellStart"/>
      <w:r w:rsidRPr="00DC083C">
        <w:rPr>
          <w:rFonts w:ascii="Arial" w:hAnsi="Arial" w:cs="Arial"/>
          <w:color w:val="0033CC"/>
        </w:rPr>
        <w:t>into</w:t>
      </w:r>
      <w:proofErr w:type="spellEnd"/>
      <w:r w:rsidRPr="00DC083C">
        <w:rPr>
          <w:rFonts w:ascii="Arial" w:hAnsi="Arial" w:cs="Arial"/>
          <w:color w:val="0033CC"/>
        </w:rPr>
        <w:t xml:space="preserve"> training </w:t>
      </w:r>
      <w:proofErr w:type="spellStart"/>
      <w:r w:rsidRPr="00DC083C">
        <w:rPr>
          <w:rFonts w:ascii="Arial" w:hAnsi="Arial" w:cs="Arial"/>
          <w:color w:val="0033CC"/>
        </w:rPr>
        <w:t>and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testing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splits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using</w:t>
      </w:r>
      <w:proofErr w:type="spellEnd"/>
      <w:r w:rsidRPr="00DC083C">
        <w:rPr>
          <w:rFonts w:ascii="Arial" w:hAnsi="Arial" w:cs="Arial"/>
          <w:color w:val="0033CC"/>
        </w:rPr>
        <w:t xml:space="preserve"> 80% </w:t>
      </w:r>
      <w:proofErr w:type="spellStart"/>
      <w:r w:rsidRPr="00DC083C">
        <w:rPr>
          <w:rFonts w:ascii="Arial" w:hAnsi="Arial" w:cs="Arial"/>
          <w:color w:val="0033CC"/>
        </w:rPr>
        <w:t>of</w:t>
      </w:r>
      <w:proofErr w:type="spellEnd"/>
    </w:p>
    <w:p w14:paraId="165AD05E" w14:textId="77777777" w:rsidR="004D4134" w:rsidRPr="00DC083C" w:rsidRDefault="004D4134" w:rsidP="004D4134">
      <w:pPr>
        <w:spacing w:line="276" w:lineRule="atLeast"/>
        <w:rPr>
          <w:rFonts w:ascii="Arial" w:hAnsi="Arial" w:cs="Arial"/>
          <w:color w:val="0033CC"/>
        </w:rPr>
      </w:pPr>
      <w:r w:rsidRPr="00DC083C">
        <w:rPr>
          <w:rFonts w:ascii="Arial" w:hAnsi="Arial" w:cs="Arial"/>
          <w:color w:val="0033CC"/>
        </w:rPr>
        <w:t xml:space="preserve"># </w:t>
      </w:r>
      <w:proofErr w:type="spellStart"/>
      <w:r w:rsidRPr="00DC083C">
        <w:rPr>
          <w:rFonts w:ascii="Arial" w:hAnsi="Arial" w:cs="Arial"/>
          <w:color w:val="0033CC"/>
        </w:rPr>
        <w:t>the</w:t>
      </w:r>
      <w:proofErr w:type="spellEnd"/>
      <w:r w:rsidRPr="00DC083C">
        <w:rPr>
          <w:rFonts w:ascii="Arial" w:hAnsi="Arial" w:cs="Arial"/>
          <w:color w:val="0033CC"/>
        </w:rPr>
        <w:t xml:space="preserve"> data for training </w:t>
      </w:r>
      <w:proofErr w:type="spellStart"/>
      <w:r w:rsidRPr="00DC083C">
        <w:rPr>
          <w:rFonts w:ascii="Arial" w:hAnsi="Arial" w:cs="Arial"/>
          <w:color w:val="0033CC"/>
        </w:rPr>
        <w:t>and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the</w:t>
      </w:r>
      <w:proofErr w:type="spellEnd"/>
      <w:r w:rsidRPr="00DC083C">
        <w:rPr>
          <w:rFonts w:ascii="Arial" w:hAnsi="Arial" w:cs="Arial"/>
          <w:color w:val="0033CC"/>
        </w:rPr>
        <w:t xml:space="preserve"> </w:t>
      </w:r>
      <w:proofErr w:type="spellStart"/>
      <w:r w:rsidRPr="00DC083C">
        <w:rPr>
          <w:rFonts w:ascii="Arial" w:hAnsi="Arial" w:cs="Arial"/>
          <w:color w:val="0033CC"/>
        </w:rPr>
        <w:t>remaining</w:t>
      </w:r>
      <w:proofErr w:type="spellEnd"/>
      <w:r w:rsidRPr="00DC083C">
        <w:rPr>
          <w:rFonts w:ascii="Arial" w:hAnsi="Arial" w:cs="Arial"/>
          <w:color w:val="0033CC"/>
        </w:rPr>
        <w:t xml:space="preserve"> 20% for </w:t>
      </w:r>
      <w:proofErr w:type="spellStart"/>
      <w:r w:rsidRPr="00DC083C">
        <w:rPr>
          <w:rFonts w:ascii="Arial" w:hAnsi="Arial" w:cs="Arial"/>
          <w:color w:val="0033CC"/>
        </w:rPr>
        <w:t>testing</w:t>
      </w:r>
      <w:proofErr w:type="spellEnd"/>
    </w:p>
    <w:p w14:paraId="34F87486" w14:textId="77777777" w:rsidR="004D4134" w:rsidRPr="00DC083C" w:rsidRDefault="004D4134" w:rsidP="004D4134">
      <w:pPr>
        <w:spacing w:line="276" w:lineRule="atLeast"/>
        <w:rPr>
          <w:rFonts w:ascii="Arial" w:hAnsi="Arial" w:cs="Arial"/>
          <w:color w:val="051E50"/>
        </w:rPr>
      </w:pPr>
      <w:r w:rsidRPr="00DC083C">
        <w:rPr>
          <w:rFonts w:ascii="Arial" w:hAnsi="Arial" w:cs="Arial"/>
          <w:color w:val="051E50"/>
        </w:rPr>
        <w:t>(</w:t>
      </w:r>
      <w:proofErr w:type="spellStart"/>
      <w:proofErr w:type="gramStart"/>
      <w:r w:rsidRPr="00DC083C">
        <w:rPr>
          <w:rFonts w:ascii="Arial" w:hAnsi="Arial" w:cs="Arial"/>
          <w:color w:val="051E50"/>
        </w:rPr>
        <w:t>trainX</w:t>
      </w:r>
      <w:proofErr w:type="spellEnd"/>
      <w:proofErr w:type="gramEnd"/>
      <w:r w:rsidRPr="00DC083C">
        <w:rPr>
          <w:rFonts w:ascii="Arial" w:hAnsi="Arial" w:cs="Arial"/>
          <w:color w:val="051E50"/>
        </w:rPr>
        <w:t xml:space="preserve">, </w:t>
      </w:r>
      <w:proofErr w:type="spellStart"/>
      <w:r w:rsidRPr="00DC083C">
        <w:rPr>
          <w:rFonts w:ascii="Arial" w:hAnsi="Arial" w:cs="Arial"/>
          <w:color w:val="051E50"/>
        </w:rPr>
        <w:t>testX</w:t>
      </w:r>
      <w:proofErr w:type="spellEnd"/>
      <w:r w:rsidRPr="00DC083C">
        <w:rPr>
          <w:rFonts w:ascii="Arial" w:hAnsi="Arial" w:cs="Arial"/>
          <w:color w:val="051E50"/>
        </w:rPr>
        <w:t xml:space="preserve">, </w:t>
      </w:r>
      <w:proofErr w:type="spellStart"/>
      <w:r w:rsidRPr="00DC083C">
        <w:rPr>
          <w:rFonts w:ascii="Arial" w:hAnsi="Arial" w:cs="Arial"/>
          <w:color w:val="051E50"/>
        </w:rPr>
        <w:t>trainY</w:t>
      </w:r>
      <w:proofErr w:type="spellEnd"/>
      <w:r w:rsidRPr="00DC083C">
        <w:rPr>
          <w:rFonts w:ascii="Arial" w:hAnsi="Arial" w:cs="Arial"/>
          <w:color w:val="051E50"/>
        </w:rPr>
        <w:t xml:space="preserve">, </w:t>
      </w:r>
      <w:proofErr w:type="spellStart"/>
      <w:r w:rsidRPr="00DC083C">
        <w:rPr>
          <w:rFonts w:ascii="Arial" w:hAnsi="Arial" w:cs="Arial"/>
          <w:color w:val="051E50"/>
        </w:rPr>
        <w:t>testY</w:t>
      </w:r>
      <w:proofErr w:type="spellEnd"/>
      <w:r w:rsidRPr="00DC083C">
        <w:rPr>
          <w:rFonts w:ascii="Arial" w:hAnsi="Arial" w:cs="Arial"/>
          <w:color w:val="051E50"/>
        </w:rPr>
        <w:t xml:space="preserve">) = </w:t>
      </w:r>
      <w:proofErr w:type="spellStart"/>
      <w:r w:rsidRPr="00DC083C">
        <w:rPr>
          <w:rFonts w:ascii="Arial" w:hAnsi="Arial" w:cs="Arial"/>
          <w:color w:val="051E50"/>
        </w:rPr>
        <w:t>train_test_split</w:t>
      </w:r>
      <w:proofErr w:type="spellEnd"/>
      <w:r w:rsidRPr="00DC083C">
        <w:rPr>
          <w:rFonts w:ascii="Arial" w:hAnsi="Arial" w:cs="Arial"/>
          <w:color w:val="051E50"/>
        </w:rPr>
        <w:t xml:space="preserve">(data, </w:t>
      </w:r>
      <w:proofErr w:type="spellStart"/>
      <w:r w:rsidRPr="00DC083C">
        <w:rPr>
          <w:rFonts w:ascii="Arial" w:hAnsi="Arial" w:cs="Arial"/>
          <w:color w:val="051E50"/>
        </w:rPr>
        <w:t>labels</w:t>
      </w:r>
      <w:proofErr w:type="spellEnd"/>
      <w:r w:rsidRPr="00DC083C">
        <w:rPr>
          <w:rFonts w:ascii="Arial" w:hAnsi="Arial" w:cs="Arial"/>
          <w:color w:val="051E50"/>
        </w:rPr>
        <w:t>,</w:t>
      </w:r>
    </w:p>
    <w:p w14:paraId="3581B313" w14:textId="3A9B125F" w:rsidR="00C271E8" w:rsidRPr="00DC083C" w:rsidRDefault="004D4134" w:rsidP="004D4134">
      <w:pPr>
        <w:spacing w:line="276" w:lineRule="atLeast"/>
        <w:rPr>
          <w:rFonts w:ascii="Arial" w:hAnsi="Arial" w:cs="Arial"/>
          <w:color w:val="051E50"/>
        </w:rPr>
      </w:pPr>
      <w:r w:rsidRPr="00DC083C">
        <w:rPr>
          <w:rFonts w:ascii="Arial" w:hAnsi="Arial" w:cs="Arial"/>
          <w:color w:val="051E50"/>
        </w:rPr>
        <w:tab/>
      </w:r>
      <w:proofErr w:type="spellStart"/>
      <w:proofErr w:type="gramStart"/>
      <w:r w:rsidRPr="00DC083C">
        <w:rPr>
          <w:rFonts w:ascii="Arial" w:hAnsi="Arial" w:cs="Arial"/>
          <w:color w:val="051E50"/>
        </w:rPr>
        <w:t>test_size</w:t>
      </w:r>
      <w:proofErr w:type="spellEnd"/>
      <w:proofErr w:type="gramEnd"/>
      <w:r w:rsidRPr="00DC083C">
        <w:rPr>
          <w:rFonts w:ascii="Arial" w:hAnsi="Arial" w:cs="Arial"/>
          <w:color w:val="051E50"/>
        </w:rPr>
        <w:t xml:space="preserve">=0.20, </w:t>
      </w:r>
      <w:proofErr w:type="spellStart"/>
      <w:r w:rsidRPr="00DC083C">
        <w:rPr>
          <w:rFonts w:ascii="Arial" w:hAnsi="Arial" w:cs="Arial"/>
          <w:color w:val="051E50"/>
        </w:rPr>
        <w:t>stratify</w:t>
      </w:r>
      <w:proofErr w:type="spellEnd"/>
      <w:r w:rsidRPr="00DC083C">
        <w:rPr>
          <w:rFonts w:ascii="Arial" w:hAnsi="Arial" w:cs="Arial"/>
          <w:color w:val="051E50"/>
        </w:rPr>
        <w:t>=</w:t>
      </w:r>
      <w:proofErr w:type="spellStart"/>
      <w:r w:rsidRPr="00DC083C">
        <w:rPr>
          <w:rFonts w:ascii="Arial" w:hAnsi="Arial" w:cs="Arial"/>
          <w:color w:val="051E50"/>
        </w:rPr>
        <w:t>labels</w:t>
      </w:r>
      <w:proofErr w:type="spellEnd"/>
      <w:r w:rsidRPr="00DC083C">
        <w:rPr>
          <w:rFonts w:ascii="Arial" w:hAnsi="Arial" w:cs="Arial"/>
          <w:color w:val="051E50"/>
        </w:rPr>
        <w:t xml:space="preserve">, </w:t>
      </w:r>
      <w:proofErr w:type="spellStart"/>
      <w:r w:rsidRPr="00DC083C">
        <w:rPr>
          <w:rFonts w:ascii="Arial" w:hAnsi="Arial" w:cs="Arial"/>
          <w:color w:val="051E50"/>
        </w:rPr>
        <w:t>random_state</w:t>
      </w:r>
      <w:proofErr w:type="spellEnd"/>
      <w:r w:rsidRPr="00DC083C">
        <w:rPr>
          <w:rFonts w:ascii="Arial" w:hAnsi="Arial" w:cs="Arial"/>
          <w:color w:val="051E50"/>
        </w:rPr>
        <w:t>=42)</w:t>
      </w:r>
    </w:p>
    <w:p w14:paraId="2A3BE4E3" w14:textId="77777777" w:rsidR="00B22E82" w:rsidRPr="00DC083C" w:rsidRDefault="00B22E82" w:rsidP="00B22E82">
      <w:pPr>
        <w:spacing w:line="312" w:lineRule="auto"/>
        <w:rPr>
          <w:rFonts w:ascii="Arial" w:eastAsia="Arial" w:hAnsi="Arial" w:cs="Arial"/>
          <w:lang w:val="en-US"/>
        </w:rPr>
      </w:pPr>
    </w:p>
    <w:p w14:paraId="2FEE9591" w14:textId="77777777" w:rsidR="004D4134" w:rsidRPr="00DC083C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 xml:space="preserve"># </w:t>
      </w:r>
      <w:proofErr w:type="gramStart"/>
      <w:r w:rsidRPr="00DC083C">
        <w:rPr>
          <w:rFonts w:ascii="Arial" w:eastAsia="Arial" w:hAnsi="Arial" w:cs="Arial"/>
          <w:lang w:val="en-US"/>
        </w:rPr>
        <w:t>initialize</w:t>
      </w:r>
      <w:proofErr w:type="gramEnd"/>
      <w:r w:rsidRPr="00DC083C">
        <w:rPr>
          <w:rFonts w:ascii="Arial" w:eastAsia="Arial" w:hAnsi="Arial" w:cs="Arial"/>
          <w:lang w:val="en-US"/>
        </w:rPr>
        <w:t xml:space="preserve"> the training data augmentation object</w:t>
      </w:r>
    </w:p>
    <w:p w14:paraId="6EECAD92" w14:textId="77777777" w:rsidR="004D4134" w:rsidRPr="00DC083C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trainAug</w:t>
      </w:r>
      <w:proofErr w:type="spellEnd"/>
      <w:proofErr w:type="gramEnd"/>
      <w:r w:rsidRPr="00DC083C">
        <w:rPr>
          <w:rFonts w:ascii="Arial" w:eastAsia="Arial" w:hAnsi="Arial" w:cs="Arial"/>
          <w:lang w:val="en-US"/>
        </w:rPr>
        <w:t xml:space="preserve"> = </w:t>
      </w:r>
      <w:proofErr w:type="spellStart"/>
      <w:r w:rsidRPr="00DC083C">
        <w:rPr>
          <w:rFonts w:ascii="Arial" w:eastAsia="Arial" w:hAnsi="Arial" w:cs="Arial"/>
          <w:lang w:val="en-US"/>
        </w:rPr>
        <w:t>ImageDataGenerator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</w:p>
    <w:p w14:paraId="08CBA856" w14:textId="77777777" w:rsidR="004D4134" w:rsidRPr="00DC083C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ab/>
      </w:r>
      <w:proofErr w:type="spellStart"/>
      <w:r w:rsidRPr="00DC083C">
        <w:rPr>
          <w:rFonts w:ascii="Arial" w:eastAsia="Arial" w:hAnsi="Arial" w:cs="Arial"/>
          <w:lang w:val="en-US"/>
        </w:rPr>
        <w:t>rotation_range</w:t>
      </w:r>
      <w:proofErr w:type="spellEnd"/>
      <w:r w:rsidRPr="00DC083C">
        <w:rPr>
          <w:rFonts w:ascii="Arial" w:eastAsia="Arial" w:hAnsi="Arial" w:cs="Arial"/>
          <w:lang w:val="en-US"/>
        </w:rPr>
        <w:t>=15,</w:t>
      </w:r>
    </w:p>
    <w:p w14:paraId="4CBFC248" w14:textId="0805AD1C" w:rsidR="002D0347" w:rsidRPr="00DC083C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ab/>
      </w:r>
      <w:proofErr w:type="spellStart"/>
      <w:r w:rsidRPr="00DC083C">
        <w:rPr>
          <w:rFonts w:ascii="Arial" w:eastAsia="Arial" w:hAnsi="Arial" w:cs="Arial"/>
          <w:lang w:val="en-US"/>
        </w:rPr>
        <w:t>fill_mode</w:t>
      </w:r>
      <w:proofErr w:type="spellEnd"/>
      <w:r w:rsidRPr="00DC083C">
        <w:rPr>
          <w:rFonts w:ascii="Arial" w:eastAsia="Arial" w:hAnsi="Arial" w:cs="Arial"/>
          <w:lang w:val="en-US"/>
        </w:rPr>
        <w:t>="nearest")</w:t>
      </w:r>
    </w:p>
    <w:p w14:paraId="738D118E" w14:textId="77777777" w:rsidR="002D0347" w:rsidRPr="00DC083C" w:rsidRDefault="002D0347" w:rsidP="00AA4C2E">
      <w:pPr>
        <w:spacing w:line="312" w:lineRule="auto"/>
        <w:rPr>
          <w:rFonts w:ascii="Arial" w:eastAsia="Arial" w:hAnsi="Arial" w:cs="Arial"/>
          <w:lang w:val="en-US"/>
        </w:rPr>
      </w:pPr>
    </w:p>
    <w:p w14:paraId="2683BF6E" w14:textId="77777777" w:rsidR="004D4134" w:rsidRPr="00DC083C" w:rsidRDefault="004D4134" w:rsidP="004D4134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># load the VGG16 network, ensuring the head FC layer sets are left</w:t>
      </w:r>
    </w:p>
    <w:p w14:paraId="2753A04D" w14:textId="77777777" w:rsidR="004D4134" w:rsidRPr="00DC083C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DC083C">
        <w:rPr>
          <w:rFonts w:ascii="Arial" w:eastAsia="Arial" w:hAnsi="Arial" w:cs="Arial"/>
          <w:color w:val="0033CC"/>
          <w:lang w:val="en-US"/>
        </w:rPr>
        <w:t>off</w:t>
      </w:r>
      <w:proofErr w:type="gramEnd"/>
    </w:p>
    <w:p w14:paraId="4E396C6F" w14:textId="77777777" w:rsidR="004D4134" w:rsidRPr="00DC083C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baseModel</w:t>
      </w:r>
      <w:proofErr w:type="spellEnd"/>
      <w:proofErr w:type="gramEnd"/>
      <w:r w:rsidRPr="00DC083C">
        <w:rPr>
          <w:rFonts w:ascii="Arial" w:eastAsia="Arial" w:hAnsi="Arial" w:cs="Arial"/>
          <w:lang w:val="en-US"/>
        </w:rPr>
        <w:t xml:space="preserve"> = VGG16(weights="</w:t>
      </w:r>
      <w:proofErr w:type="spellStart"/>
      <w:r w:rsidRPr="00DC083C">
        <w:rPr>
          <w:rFonts w:ascii="Arial" w:eastAsia="Arial" w:hAnsi="Arial" w:cs="Arial"/>
          <w:lang w:val="en-US"/>
        </w:rPr>
        <w:t>imagenet</w:t>
      </w:r>
      <w:proofErr w:type="spellEnd"/>
      <w:r w:rsidRPr="00DC083C">
        <w:rPr>
          <w:rFonts w:ascii="Arial" w:eastAsia="Arial" w:hAnsi="Arial" w:cs="Arial"/>
          <w:lang w:val="en-US"/>
        </w:rPr>
        <w:t xml:space="preserve">", </w:t>
      </w:r>
      <w:proofErr w:type="spellStart"/>
      <w:r w:rsidRPr="00DC083C">
        <w:rPr>
          <w:rFonts w:ascii="Arial" w:eastAsia="Arial" w:hAnsi="Arial" w:cs="Arial"/>
          <w:lang w:val="en-US"/>
        </w:rPr>
        <w:t>include_top</w:t>
      </w:r>
      <w:proofErr w:type="spellEnd"/>
      <w:r w:rsidRPr="00DC083C">
        <w:rPr>
          <w:rFonts w:ascii="Arial" w:eastAsia="Arial" w:hAnsi="Arial" w:cs="Arial"/>
          <w:lang w:val="en-US"/>
        </w:rPr>
        <w:t>=False,</w:t>
      </w:r>
    </w:p>
    <w:p w14:paraId="5CCEB1AF" w14:textId="0C01BC96" w:rsidR="004D4134" w:rsidRPr="00DC083C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ab/>
      </w:r>
      <w:proofErr w:type="spellStart"/>
      <w:r w:rsidRPr="00DC083C">
        <w:rPr>
          <w:rFonts w:ascii="Arial" w:eastAsia="Arial" w:hAnsi="Arial" w:cs="Arial"/>
          <w:lang w:val="en-US"/>
        </w:rPr>
        <w:t>input_tensor</w:t>
      </w:r>
      <w:proofErr w:type="spellEnd"/>
      <w:r w:rsidRPr="00DC083C">
        <w:rPr>
          <w:rFonts w:ascii="Arial" w:eastAsia="Arial" w:hAnsi="Arial" w:cs="Arial"/>
          <w:lang w:val="en-US"/>
        </w:rPr>
        <w:t>=</w:t>
      </w:r>
      <w:proofErr w:type="gramStart"/>
      <w:r w:rsidRPr="00DC083C">
        <w:rPr>
          <w:rFonts w:ascii="Arial" w:eastAsia="Arial" w:hAnsi="Arial" w:cs="Arial"/>
          <w:lang w:val="en-US"/>
        </w:rPr>
        <w:t>Input(</w:t>
      </w:r>
      <w:proofErr w:type="gramEnd"/>
      <w:r w:rsidRPr="00DC083C">
        <w:rPr>
          <w:rFonts w:ascii="Arial" w:eastAsia="Arial" w:hAnsi="Arial" w:cs="Arial"/>
          <w:lang w:val="en-US"/>
        </w:rPr>
        <w:t>shape=(224, 224, 3)))</w:t>
      </w:r>
    </w:p>
    <w:p w14:paraId="05E766C8" w14:textId="77777777" w:rsidR="002D0347" w:rsidRPr="00DC083C" w:rsidRDefault="002D0347" w:rsidP="00AA4C2E">
      <w:pPr>
        <w:spacing w:line="312" w:lineRule="auto"/>
        <w:rPr>
          <w:rFonts w:ascii="Arial" w:eastAsia="Arial" w:hAnsi="Arial" w:cs="Arial"/>
          <w:lang w:val="en-US"/>
        </w:rPr>
      </w:pPr>
    </w:p>
    <w:p w14:paraId="6E60D538" w14:textId="77777777" w:rsidR="004D4134" w:rsidRPr="00DC083C" w:rsidRDefault="004D4134" w:rsidP="004D4134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># construct the head of the model that will be placed on top of the</w:t>
      </w:r>
    </w:p>
    <w:p w14:paraId="13E0C8C5" w14:textId="77777777" w:rsidR="004D4134" w:rsidRPr="00DC083C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DC083C">
        <w:rPr>
          <w:rFonts w:ascii="Arial" w:eastAsia="Arial" w:hAnsi="Arial" w:cs="Arial"/>
          <w:color w:val="0033CC"/>
          <w:lang w:val="en-US"/>
        </w:rPr>
        <w:t>the</w:t>
      </w:r>
      <w:proofErr w:type="gramEnd"/>
      <w:r w:rsidRPr="00DC083C">
        <w:rPr>
          <w:rFonts w:ascii="Arial" w:eastAsia="Arial" w:hAnsi="Arial" w:cs="Arial"/>
          <w:color w:val="0033CC"/>
          <w:lang w:val="en-US"/>
        </w:rPr>
        <w:t xml:space="preserve"> base model</w:t>
      </w:r>
    </w:p>
    <w:p w14:paraId="3182F81F" w14:textId="77777777" w:rsidR="004D4134" w:rsidRPr="00DC083C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headModel</w:t>
      </w:r>
      <w:proofErr w:type="spellEnd"/>
      <w:proofErr w:type="gramEnd"/>
      <w:r w:rsidRPr="00DC083C">
        <w:rPr>
          <w:rFonts w:ascii="Arial" w:eastAsia="Arial" w:hAnsi="Arial" w:cs="Arial"/>
          <w:lang w:val="en-US"/>
        </w:rPr>
        <w:t xml:space="preserve"> = </w:t>
      </w:r>
      <w:proofErr w:type="spellStart"/>
      <w:r w:rsidRPr="00DC083C">
        <w:rPr>
          <w:rFonts w:ascii="Arial" w:eastAsia="Arial" w:hAnsi="Arial" w:cs="Arial"/>
          <w:lang w:val="en-US"/>
        </w:rPr>
        <w:t>baseModel.output</w:t>
      </w:r>
      <w:proofErr w:type="spellEnd"/>
    </w:p>
    <w:p w14:paraId="08758CD7" w14:textId="77777777" w:rsidR="004D4134" w:rsidRPr="00DC083C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lastRenderedPageBreak/>
        <w:t>headModel</w:t>
      </w:r>
      <w:proofErr w:type="spellEnd"/>
      <w:proofErr w:type="gramEnd"/>
      <w:r w:rsidRPr="00DC083C">
        <w:rPr>
          <w:rFonts w:ascii="Arial" w:eastAsia="Arial" w:hAnsi="Arial" w:cs="Arial"/>
          <w:lang w:val="en-US"/>
        </w:rPr>
        <w:t xml:space="preserve"> = AveragePooling2D(</w:t>
      </w:r>
      <w:proofErr w:type="spellStart"/>
      <w:r w:rsidRPr="00DC083C">
        <w:rPr>
          <w:rFonts w:ascii="Arial" w:eastAsia="Arial" w:hAnsi="Arial" w:cs="Arial"/>
          <w:lang w:val="en-US"/>
        </w:rPr>
        <w:t>pool_size</w:t>
      </w:r>
      <w:proofErr w:type="spellEnd"/>
      <w:r w:rsidRPr="00DC083C">
        <w:rPr>
          <w:rFonts w:ascii="Arial" w:eastAsia="Arial" w:hAnsi="Arial" w:cs="Arial"/>
          <w:lang w:val="en-US"/>
        </w:rPr>
        <w:t>=(4, 4))(</w:t>
      </w:r>
      <w:proofErr w:type="spellStart"/>
      <w:r w:rsidRPr="00DC083C">
        <w:rPr>
          <w:rFonts w:ascii="Arial" w:eastAsia="Arial" w:hAnsi="Arial" w:cs="Arial"/>
          <w:lang w:val="en-US"/>
        </w:rPr>
        <w:t>headModel</w:t>
      </w:r>
      <w:proofErr w:type="spellEnd"/>
      <w:r w:rsidRPr="00DC083C">
        <w:rPr>
          <w:rFonts w:ascii="Arial" w:eastAsia="Arial" w:hAnsi="Arial" w:cs="Arial"/>
          <w:lang w:val="en-US"/>
        </w:rPr>
        <w:t>)</w:t>
      </w:r>
    </w:p>
    <w:p w14:paraId="20A8C3D6" w14:textId="77777777" w:rsidR="004D4134" w:rsidRPr="00DC083C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headModel</w:t>
      </w:r>
      <w:proofErr w:type="spellEnd"/>
      <w:proofErr w:type="gramEnd"/>
      <w:r w:rsidRPr="00DC083C">
        <w:rPr>
          <w:rFonts w:ascii="Arial" w:eastAsia="Arial" w:hAnsi="Arial" w:cs="Arial"/>
          <w:lang w:val="en-US"/>
        </w:rPr>
        <w:t xml:space="preserve"> = Flatten(name="flatten")(</w:t>
      </w:r>
      <w:proofErr w:type="spellStart"/>
      <w:r w:rsidRPr="00DC083C">
        <w:rPr>
          <w:rFonts w:ascii="Arial" w:eastAsia="Arial" w:hAnsi="Arial" w:cs="Arial"/>
          <w:lang w:val="en-US"/>
        </w:rPr>
        <w:t>headModel</w:t>
      </w:r>
      <w:proofErr w:type="spellEnd"/>
      <w:r w:rsidRPr="00DC083C">
        <w:rPr>
          <w:rFonts w:ascii="Arial" w:eastAsia="Arial" w:hAnsi="Arial" w:cs="Arial"/>
          <w:lang w:val="en-US"/>
        </w:rPr>
        <w:t>)</w:t>
      </w:r>
    </w:p>
    <w:p w14:paraId="056DB745" w14:textId="77777777" w:rsidR="004D4134" w:rsidRPr="00DC083C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headModel</w:t>
      </w:r>
      <w:proofErr w:type="spellEnd"/>
      <w:proofErr w:type="gramEnd"/>
      <w:r w:rsidRPr="00DC083C">
        <w:rPr>
          <w:rFonts w:ascii="Arial" w:eastAsia="Arial" w:hAnsi="Arial" w:cs="Arial"/>
          <w:lang w:val="en-US"/>
        </w:rPr>
        <w:t xml:space="preserve"> = Dense(64, activation="</w:t>
      </w:r>
      <w:proofErr w:type="spellStart"/>
      <w:r w:rsidRPr="00DC083C">
        <w:rPr>
          <w:rFonts w:ascii="Arial" w:eastAsia="Arial" w:hAnsi="Arial" w:cs="Arial"/>
          <w:lang w:val="en-US"/>
        </w:rPr>
        <w:t>relu</w:t>
      </w:r>
      <w:proofErr w:type="spellEnd"/>
      <w:r w:rsidRPr="00DC083C">
        <w:rPr>
          <w:rFonts w:ascii="Arial" w:eastAsia="Arial" w:hAnsi="Arial" w:cs="Arial"/>
          <w:lang w:val="en-US"/>
        </w:rPr>
        <w:t>")(</w:t>
      </w:r>
      <w:proofErr w:type="spellStart"/>
      <w:r w:rsidRPr="00DC083C">
        <w:rPr>
          <w:rFonts w:ascii="Arial" w:eastAsia="Arial" w:hAnsi="Arial" w:cs="Arial"/>
          <w:lang w:val="en-US"/>
        </w:rPr>
        <w:t>headModel</w:t>
      </w:r>
      <w:proofErr w:type="spellEnd"/>
      <w:r w:rsidRPr="00DC083C">
        <w:rPr>
          <w:rFonts w:ascii="Arial" w:eastAsia="Arial" w:hAnsi="Arial" w:cs="Arial"/>
          <w:lang w:val="en-US"/>
        </w:rPr>
        <w:t>)</w:t>
      </w:r>
    </w:p>
    <w:p w14:paraId="5D1C9354" w14:textId="77777777" w:rsidR="004D4134" w:rsidRPr="00DC083C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headModel</w:t>
      </w:r>
      <w:proofErr w:type="spellEnd"/>
      <w:proofErr w:type="gramEnd"/>
      <w:r w:rsidRPr="00DC083C">
        <w:rPr>
          <w:rFonts w:ascii="Arial" w:eastAsia="Arial" w:hAnsi="Arial" w:cs="Arial"/>
          <w:lang w:val="en-US"/>
        </w:rPr>
        <w:t xml:space="preserve"> = Dropout(0.5)(</w:t>
      </w:r>
      <w:proofErr w:type="spellStart"/>
      <w:r w:rsidRPr="00DC083C">
        <w:rPr>
          <w:rFonts w:ascii="Arial" w:eastAsia="Arial" w:hAnsi="Arial" w:cs="Arial"/>
          <w:lang w:val="en-US"/>
        </w:rPr>
        <w:t>headModel</w:t>
      </w:r>
      <w:proofErr w:type="spellEnd"/>
      <w:r w:rsidRPr="00DC083C">
        <w:rPr>
          <w:rFonts w:ascii="Arial" w:eastAsia="Arial" w:hAnsi="Arial" w:cs="Arial"/>
          <w:lang w:val="en-US"/>
        </w:rPr>
        <w:t>)</w:t>
      </w:r>
    </w:p>
    <w:p w14:paraId="39AC8D4D" w14:textId="2C4CDF60" w:rsidR="004D4134" w:rsidRPr="00DC083C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headModel</w:t>
      </w:r>
      <w:proofErr w:type="spellEnd"/>
      <w:proofErr w:type="gramEnd"/>
      <w:r w:rsidRPr="00DC083C">
        <w:rPr>
          <w:rFonts w:ascii="Arial" w:eastAsia="Arial" w:hAnsi="Arial" w:cs="Arial"/>
          <w:lang w:val="en-US"/>
        </w:rPr>
        <w:t xml:space="preserve"> = Dense(2, activation="</w:t>
      </w:r>
      <w:proofErr w:type="spellStart"/>
      <w:r w:rsidRPr="00DC083C">
        <w:rPr>
          <w:rFonts w:ascii="Arial" w:eastAsia="Arial" w:hAnsi="Arial" w:cs="Arial"/>
          <w:lang w:val="en-US"/>
        </w:rPr>
        <w:t>softmax</w:t>
      </w:r>
      <w:proofErr w:type="spellEnd"/>
      <w:r w:rsidRPr="00DC083C">
        <w:rPr>
          <w:rFonts w:ascii="Arial" w:eastAsia="Arial" w:hAnsi="Arial" w:cs="Arial"/>
          <w:lang w:val="en-US"/>
        </w:rPr>
        <w:t>")(</w:t>
      </w:r>
      <w:proofErr w:type="spellStart"/>
      <w:r w:rsidRPr="00DC083C">
        <w:rPr>
          <w:rFonts w:ascii="Arial" w:eastAsia="Arial" w:hAnsi="Arial" w:cs="Arial"/>
          <w:lang w:val="en-US"/>
        </w:rPr>
        <w:t>headModel</w:t>
      </w:r>
      <w:proofErr w:type="spellEnd"/>
      <w:r w:rsidRPr="00DC083C">
        <w:rPr>
          <w:rFonts w:ascii="Arial" w:eastAsia="Arial" w:hAnsi="Arial" w:cs="Arial"/>
          <w:lang w:val="en-US"/>
        </w:rPr>
        <w:t>)</w:t>
      </w:r>
    </w:p>
    <w:p w14:paraId="195EB33E" w14:textId="77777777" w:rsidR="002D0347" w:rsidRPr="00DC083C" w:rsidRDefault="002D0347" w:rsidP="00AA4C2E">
      <w:pPr>
        <w:spacing w:line="312" w:lineRule="auto"/>
        <w:rPr>
          <w:rFonts w:ascii="Arial" w:eastAsia="Arial" w:hAnsi="Arial" w:cs="Arial"/>
          <w:lang w:val="en-US"/>
        </w:rPr>
      </w:pPr>
    </w:p>
    <w:p w14:paraId="73D55AE1" w14:textId="77777777" w:rsidR="00043705" w:rsidRPr="00DC083C" w:rsidRDefault="00043705" w:rsidP="00043705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># place the head FC model on top of the base model (this will become</w:t>
      </w:r>
    </w:p>
    <w:p w14:paraId="5B0C60CC" w14:textId="77777777" w:rsidR="00043705" w:rsidRPr="00DC083C" w:rsidRDefault="00043705" w:rsidP="00043705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DC083C">
        <w:rPr>
          <w:rFonts w:ascii="Arial" w:eastAsia="Arial" w:hAnsi="Arial" w:cs="Arial"/>
          <w:color w:val="0033CC"/>
          <w:lang w:val="en-US"/>
        </w:rPr>
        <w:t>the</w:t>
      </w:r>
      <w:proofErr w:type="gramEnd"/>
      <w:r w:rsidRPr="00DC083C">
        <w:rPr>
          <w:rFonts w:ascii="Arial" w:eastAsia="Arial" w:hAnsi="Arial" w:cs="Arial"/>
          <w:color w:val="0033CC"/>
          <w:lang w:val="en-US"/>
        </w:rPr>
        <w:t xml:space="preserve"> actual model we will train)</w:t>
      </w:r>
    </w:p>
    <w:p w14:paraId="610F07EB" w14:textId="04EA6414" w:rsidR="002D0347" w:rsidRPr="00DC083C" w:rsidRDefault="00043705" w:rsidP="00043705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model</w:t>
      </w:r>
      <w:proofErr w:type="gramEnd"/>
      <w:r w:rsidRPr="00DC083C">
        <w:rPr>
          <w:rFonts w:ascii="Arial" w:eastAsia="Arial" w:hAnsi="Arial" w:cs="Arial"/>
          <w:lang w:val="en-US"/>
        </w:rPr>
        <w:t xml:space="preserve"> = Model(inputs=</w:t>
      </w:r>
      <w:proofErr w:type="spellStart"/>
      <w:r w:rsidRPr="00DC083C">
        <w:rPr>
          <w:rFonts w:ascii="Arial" w:eastAsia="Arial" w:hAnsi="Arial" w:cs="Arial"/>
          <w:lang w:val="en-US"/>
        </w:rPr>
        <w:t>baseModel.input</w:t>
      </w:r>
      <w:proofErr w:type="spellEnd"/>
      <w:r w:rsidRPr="00DC083C">
        <w:rPr>
          <w:rFonts w:ascii="Arial" w:eastAsia="Arial" w:hAnsi="Arial" w:cs="Arial"/>
          <w:lang w:val="en-US"/>
        </w:rPr>
        <w:t>, outputs=</w:t>
      </w:r>
      <w:proofErr w:type="spellStart"/>
      <w:r w:rsidRPr="00DC083C">
        <w:rPr>
          <w:rFonts w:ascii="Arial" w:eastAsia="Arial" w:hAnsi="Arial" w:cs="Arial"/>
          <w:lang w:val="en-US"/>
        </w:rPr>
        <w:t>headModel</w:t>
      </w:r>
      <w:proofErr w:type="spellEnd"/>
      <w:r w:rsidRPr="00DC083C">
        <w:rPr>
          <w:rFonts w:ascii="Arial" w:eastAsia="Arial" w:hAnsi="Arial" w:cs="Arial"/>
          <w:lang w:val="en-US"/>
        </w:rPr>
        <w:t>)</w:t>
      </w:r>
    </w:p>
    <w:p w14:paraId="18AFBDA1" w14:textId="77777777" w:rsidR="002D0347" w:rsidRPr="00DC083C" w:rsidRDefault="002D0347" w:rsidP="00AA4C2E">
      <w:pPr>
        <w:spacing w:line="312" w:lineRule="auto"/>
        <w:rPr>
          <w:rFonts w:ascii="Arial" w:eastAsia="Arial" w:hAnsi="Arial" w:cs="Arial"/>
          <w:lang w:val="en-US"/>
        </w:rPr>
      </w:pPr>
    </w:p>
    <w:p w14:paraId="0DFCBF4A" w14:textId="77777777" w:rsidR="00043705" w:rsidRPr="00DC083C" w:rsidRDefault="00043705" w:rsidP="00043705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DC083C">
        <w:rPr>
          <w:rFonts w:ascii="Arial" w:eastAsia="Arial" w:hAnsi="Arial" w:cs="Arial"/>
          <w:color w:val="0033CC"/>
          <w:lang w:val="en-US"/>
        </w:rPr>
        <w:t>loop</w:t>
      </w:r>
      <w:proofErr w:type="gramEnd"/>
      <w:r w:rsidRPr="00DC083C">
        <w:rPr>
          <w:rFonts w:ascii="Arial" w:eastAsia="Arial" w:hAnsi="Arial" w:cs="Arial"/>
          <w:color w:val="0033CC"/>
          <w:lang w:val="en-US"/>
        </w:rPr>
        <w:t xml:space="preserve"> over all layers in the base model and freeze them so they will</w:t>
      </w:r>
    </w:p>
    <w:p w14:paraId="34432664" w14:textId="77777777" w:rsidR="00043705" w:rsidRPr="00DC083C" w:rsidRDefault="00043705" w:rsidP="00043705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># *not* be updated during the first training process</w:t>
      </w:r>
    </w:p>
    <w:p w14:paraId="0F24A020" w14:textId="77777777" w:rsidR="00043705" w:rsidRPr="00DC083C" w:rsidRDefault="00043705" w:rsidP="00043705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for</w:t>
      </w:r>
      <w:proofErr w:type="gramEnd"/>
      <w:r w:rsidRPr="00DC083C">
        <w:rPr>
          <w:rFonts w:ascii="Arial" w:eastAsia="Arial" w:hAnsi="Arial" w:cs="Arial"/>
          <w:lang w:val="en-US"/>
        </w:rPr>
        <w:t xml:space="preserve"> layer in </w:t>
      </w:r>
      <w:proofErr w:type="spellStart"/>
      <w:r w:rsidRPr="00DC083C">
        <w:rPr>
          <w:rFonts w:ascii="Arial" w:eastAsia="Arial" w:hAnsi="Arial" w:cs="Arial"/>
          <w:lang w:val="en-US"/>
        </w:rPr>
        <w:t>baseModel.layers</w:t>
      </w:r>
      <w:proofErr w:type="spellEnd"/>
      <w:r w:rsidRPr="00DC083C">
        <w:rPr>
          <w:rFonts w:ascii="Arial" w:eastAsia="Arial" w:hAnsi="Arial" w:cs="Arial"/>
          <w:lang w:val="en-US"/>
        </w:rPr>
        <w:t>:</w:t>
      </w:r>
    </w:p>
    <w:p w14:paraId="2F0E114F" w14:textId="0B1F9E48" w:rsidR="00043705" w:rsidRPr="00DC083C" w:rsidRDefault="00043705" w:rsidP="00043705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ab/>
      </w:r>
      <w:proofErr w:type="spellStart"/>
      <w:r w:rsidRPr="00DC083C">
        <w:rPr>
          <w:rFonts w:ascii="Arial" w:eastAsia="Arial" w:hAnsi="Arial" w:cs="Arial"/>
          <w:lang w:val="en-US"/>
        </w:rPr>
        <w:t>layer.trainable</w:t>
      </w:r>
      <w:proofErr w:type="spellEnd"/>
      <w:r w:rsidRPr="00DC083C">
        <w:rPr>
          <w:rFonts w:ascii="Arial" w:eastAsia="Arial" w:hAnsi="Arial" w:cs="Arial"/>
          <w:lang w:val="en-US"/>
        </w:rPr>
        <w:t xml:space="preserve"> = False</w:t>
      </w:r>
    </w:p>
    <w:p w14:paraId="290A9B9D" w14:textId="77777777" w:rsidR="002D0347" w:rsidRPr="00DC083C" w:rsidRDefault="002D0347" w:rsidP="00AA4C2E">
      <w:pPr>
        <w:spacing w:line="312" w:lineRule="auto"/>
        <w:rPr>
          <w:rFonts w:ascii="Arial" w:eastAsia="Arial" w:hAnsi="Arial" w:cs="Arial"/>
          <w:lang w:val="en-US"/>
        </w:rPr>
      </w:pPr>
    </w:p>
    <w:p w14:paraId="0FDD0F4E" w14:textId="77777777" w:rsidR="00043705" w:rsidRPr="00DC083C" w:rsidRDefault="00043705" w:rsidP="00043705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DC083C">
        <w:rPr>
          <w:rFonts w:ascii="Arial" w:eastAsia="Arial" w:hAnsi="Arial" w:cs="Arial"/>
          <w:color w:val="0033CC"/>
          <w:lang w:val="en-US"/>
        </w:rPr>
        <w:t>compile</w:t>
      </w:r>
      <w:proofErr w:type="gramEnd"/>
      <w:r w:rsidRPr="00DC083C">
        <w:rPr>
          <w:rFonts w:ascii="Arial" w:eastAsia="Arial" w:hAnsi="Arial" w:cs="Arial"/>
          <w:color w:val="0033CC"/>
          <w:lang w:val="en-US"/>
        </w:rPr>
        <w:t xml:space="preserve"> our model</w:t>
      </w:r>
    </w:p>
    <w:p w14:paraId="2EA0D2EB" w14:textId="77777777" w:rsidR="00043705" w:rsidRPr="00DC083C" w:rsidRDefault="00043705" w:rsidP="00043705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print(</w:t>
      </w:r>
      <w:proofErr w:type="gramEnd"/>
      <w:r w:rsidRPr="00DC083C">
        <w:rPr>
          <w:rFonts w:ascii="Arial" w:eastAsia="Arial" w:hAnsi="Arial" w:cs="Arial"/>
          <w:lang w:val="en-US"/>
        </w:rPr>
        <w:t>"[INFO] compiling model...")</w:t>
      </w:r>
    </w:p>
    <w:p w14:paraId="6AC841F5" w14:textId="77777777" w:rsidR="00043705" w:rsidRPr="00DC083C" w:rsidRDefault="00043705" w:rsidP="00043705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opt</w:t>
      </w:r>
      <w:proofErr w:type="gramEnd"/>
      <w:r w:rsidRPr="00DC083C">
        <w:rPr>
          <w:rFonts w:ascii="Arial" w:eastAsia="Arial" w:hAnsi="Arial" w:cs="Arial"/>
          <w:lang w:val="en-US"/>
        </w:rPr>
        <w:t xml:space="preserve"> = Adam(</w:t>
      </w:r>
      <w:proofErr w:type="spellStart"/>
      <w:r w:rsidRPr="00DC083C">
        <w:rPr>
          <w:rFonts w:ascii="Arial" w:eastAsia="Arial" w:hAnsi="Arial" w:cs="Arial"/>
          <w:lang w:val="en-US"/>
        </w:rPr>
        <w:t>lr</w:t>
      </w:r>
      <w:proofErr w:type="spellEnd"/>
      <w:r w:rsidRPr="00DC083C">
        <w:rPr>
          <w:rFonts w:ascii="Arial" w:eastAsia="Arial" w:hAnsi="Arial" w:cs="Arial"/>
          <w:lang w:val="en-US"/>
        </w:rPr>
        <w:t>=INIT_LR, decay=INIT_LR / EPOCHS)</w:t>
      </w:r>
    </w:p>
    <w:p w14:paraId="1F9743E0" w14:textId="77777777" w:rsidR="00043705" w:rsidRPr="00DC083C" w:rsidRDefault="00043705" w:rsidP="00043705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model.compile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gramEnd"/>
      <w:r w:rsidRPr="00DC083C">
        <w:rPr>
          <w:rFonts w:ascii="Arial" w:eastAsia="Arial" w:hAnsi="Arial" w:cs="Arial"/>
          <w:lang w:val="en-US"/>
        </w:rPr>
        <w:t>loss="</w:t>
      </w:r>
      <w:proofErr w:type="spellStart"/>
      <w:r w:rsidRPr="00DC083C">
        <w:rPr>
          <w:rFonts w:ascii="Arial" w:eastAsia="Arial" w:hAnsi="Arial" w:cs="Arial"/>
          <w:lang w:val="en-US"/>
        </w:rPr>
        <w:t>binary_crossentropy</w:t>
      </w:r>
      <w:proofErr w:type="spellEnd"/>
      <w:r w:rsidRPr="00DC083C">
        <w:rPr>
          <w:rFonts w:ascii="Arial" w:eastAsia="Arial" w:hAnsi="Arial" w:cs="Arial"/>
          <w:lang w:val="en-US"/>
        </w:rPr>
        <w:t>", optimizer=opt,</w:t>
      </w:r>
    </w:p>
    <w:p w14:paraId="17008C83" w14:textId="0913A333" w:rsidR="002D0347" w:rsidRPr="00DC083C" w:rsidRDefault="00043705" w:rsidP="00043705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ab/>
      </w:r>
      <w:proofErr w:type="gramStart"/>
      <w:r w:rsidRPr="00DC083C">
        <w:rPr>
          <w:rFonts w:ascii="Arial" w:eastAsia="Arial" w:hAnsi="Arial" w:cs="Arial"/>
          <w:lang w:val="en-US"/>
        </w:rPr>
        <w:t>metrics</w:t>
      </w:r>
      <w:proofErr w:type="gramEnd"/>
      <w:r w:rsidRPr="00DC083C">
        <w:rPr>
          <w:rFonts w:ascii="Arial" w:eastAsia="Arial" w:hAnsi="Arial" w:cs="Arial"/>
          <w:lang w:val="en-US"/>
        </w:rPr>
        <w:t>=["accuracy"])</w:t>
      </w:r>
    </w:p>
    <w:p w14:paraId="0B1B3318" w14:textId="77777777" w:rsidR="002D0347" w:rsidRPr="00DC083C" w:rsidRDefault="002D0347" w:rsidP="00AA4C2E">
      <w:pPr>
        <w:spacing w:line="312" w:lineRule="auto"/>
        <w:rPr>
          <w:rFonts w:ascii="Arial" w:eastAsia="Arial" w:hAnsi="Arial" w:cs="Arial"/>
          <w:lang w:val="en-US"/>
        </w:rPr>
      </w:pPr>
    </w:p>
    <w:p w14:paraId="6081DE14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DC083C">
        <w:rPr>
          <w:rFonts w:ascii="Arial" w:eastAsia="Arial" w:hAnsi="Arial" w:cs="Arial"/>
          <w:color w:val="0033CC"/>
          <w:lang w:val="en-US"/>
        </w:rPr>
        <w:t>make</w:t>
      </w:r>
      <w:proofErr w:type="gramEnd"/>
      <w:r w:rsidRPr="00DC083C">
        <w:rPr>
          <w:rFonts w:ascii="Arial" w:eastAsia="Arial" w:hAnsi="Arial" w:cs="Arial"/>
          <w:color w:val="0033CC"/>
          <w:lang w:val="en-US"/>
        </w:rPr>
        <w:t xml:space="preserve"> predictions on the testing set</w:t>
      </w:r>
    </w:p>
    <w:p w14:paraId="71318253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print(</w:t>
      </w:r>
      <w:proofErr w:type="gramEnd"/>
      <w:r w:rsidRPr="00DC083C">
        <w:rPr>
          <w:rFonts w:ascii="Arial" w:eastAsia="Arial" w:hAnsi="Arial" w:cs="Arial"/>
          <w:lang w:val="en-US"/>
        </w:rPr>
        <w:t>"[INFO] evaluating network...")</w:t>
      </w:r>
    </w:p>
    <w:p w14:paraId="2D83C75B" w14:textId="13619AEC" w:rsidR="002D0347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predIdxs</w:t>
      </w:r>
      <w:proofErr w:type="spellEnd"/>
      <w:proofErr w:type="gramEnd"/>
      <w:r w:rsidRPr="00DC083C">
        <w:rPr>
          <w:rFonts w:ascii="Arial" w:eastAsia="Arial" w:hAnsi="Arial" w:cs="Arial"/>
          <w:lang w:val="en-US"/>
        </w:rPr>
        <w:t xml:space="preserve"> = </w:t>
      </w:r>
      <w:proofErr w:type="spellStart"/>
      <w:r w:rsidRPr="00DC083C">
        <w:rPr>
          <w:rFonts w:ascii="Arial" w:eastAsia="Arial" w:hAnsi="Arial" w:cs="Arial"/>
          <w:lang w:val="en-US"/>
        </w:rPr>
        <w:t>model.predict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spellStart"/>
      <w:r w:rsidRPr="00DC083C">
        <w:rPr>
          <w:rFonts w:ascii="Arial" w:eastAsia="Arial" w:hAnsi="Arial" w:cs="Arial"/>
          <w:lang w:val="en-US"/>
        </w:rPr>
        <w:t>testX</w:t>
      </w:r>
      <w:proofErr w:type="spellEnd"/>
      <w:r w:rsidRPr="00DC083C">
        <w:rPr>
          <w:rFonts w:ascii="Arial" w:eastAsia="Arial" w:hAnsi="Arial" w:cs="Arial"/>
          <w:lang w:val="en-US"/>
        </w:rPr>
        <w:t xml:space="preserve">, </w:t>
      </w:r>
      <w:proofErr w:type="spellStart"/>
      <w:r w:rsidRPr="00DC083C">
        <w:rPr>
          <w:rFonts w:ascii="Arial" w:eastAsia="Arial" w:hAnsi="Arial" w:cs="Arial"/>
          <w:lang w:val="en-US"/>
        </w:rPr>
        <w:t>batch_size</w:t>
      </w:r>
      <w:proofErr w:type="spellEnd"/>
      <w:r w:rsidRPr="00DC083C">
        <w:rPr>
          <w:rFonts w:ascii="Arial" w:eastAsia="Arial" w:hAnsi="Arial" w:cs="Arial"/>
          <w:lang w:val="en-US"/>
        </w:rPr>
        <w:t>=BS)</w:t>
      </w:r>
    </w:p>
    <w:p w14:paraId="39BEB1A8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</w:p>
    <w:p w14:paraId="185E4697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DC083C">
        <w:rPr>
          <w:rFonts w:ascii="Arial" w:eastAsia="Arial" w:hAnsi="Arial" w:cs="Arial"/>
          <w:color w:val="0033CC"/>
          <w:lang w:val="en-US"/>
        </w:rPr>
        <w:t>for</w:t>
      </w:r>
      <w:proofErr w:type="gramEnd"/>
      <w:r w:rsidRPr="00DC083C">
        <w:rPr>
          <w:rFonts w:ascii="Arial" w:eastAsia="Arial" w:hAnsi="Arial" w:cs="Arial"/>
          <w:color w:val="0033CC"/>
          <w:lang w:val="en-US"/>
        </w:rPr>
        <w:t xml:space="preserve"> each image in the testing set we need to find the index of the</w:t>
      </w:r>
    </w:p>
    <w:p w14:paraId="73C6DBA7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DC083C">
        <w:rPr>
          <w:rFonts w:ascii="Arial" w:eastAsia="Arial" w:hAnsi="Arial" w:cs="Arial"/>
          <w:color w:val="0033CC"/>
          <w:lang w:val="en-US"/>
        </w:rPr>
        <w:t>label</w:t>
      </w:r>
      <w:proofErr w:type="gramEnd"/>
      <w:r w:rsidRPr="00DC083C">
        <w:rPr>
          <w:rFonts w:ascii="Arial" w:eastAsia="Arial" w:hAnsi="Arial" w:cs="Arial"/>
          <w:color w:val="0033CC"/>
          <w:lang w:val="en-US"/>
        </w:rPr>
        <w:t xml:space="preserve"> with corresponding largest predicted probability</w:t>
      </w:r>
    </w:p>
    <w:p w14:paraId="3383CB45" w14:textId="2EE59CD7" w:rsidR="002D0347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predIdxs</w:t>
      </w:r>
      <w:proofErr w:type="spellEnd"/>
      <w:proofErr w:type="gramEnd"/>
      <w:r w:rsidRPr="00DC083C">
        <w:rPr>
          <w:rFonts w:ascii="Arial" w:eastAsia="Arial" w:hAnsi="Arial" w:cs="Arial"/>
          <w:lang w:val="en-US"/>
        </w:rPr>
        <w:t xml:space="preserve"> = </w:t>
      </w:r>
      <w:proofErr w:type="spellStart"/>
      <w:r w:rsidRPr="00DC083C">
        <w:rPr>
          <w:rFonts w:ascii="Arial" w:eastAsia="Arial" w:hAnsi="Arial" w:cs="Arial"/>
          <w:lang w:val="en-US"/>
        </w:rPr>
        <w:t>np.argmax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spellStart"/>
      <w:r w:rsidRPr="00DC083C">
        <w:rPr>
          <w:rFonts w:ascii="Arial" w:eastAsia="Arial" w:hAnsi="Arial" w:cs="Arial"/>
          <w:lang w:val="en-US"/>
        </w:rPr>
        <w:t>predIdxs</w:t>
      </w:r>
      <w:proofErr w:type="spellEnd"/>
      <w:r w:rsidRPr="00DC083C">
        <w:rPr>
          <w:rFonts w:ascii="Arial" w:eastAsia="Arial" w:hAnsi="Arial" w:cs="Arial"/>
          <w:lang w:val="en-US"/>
        </w:rPr>
        <w:t>, axis=1)</w:t>
      </w:r>
    </w:p>
    <w:p w14:paraId="22811173" w14:textId="77777777" w:rsidR="007D5D54" w:rsidRPr="00DC083C" w:rsidRDefault="007D5D54" w:rsidP="00AA4C2E">
      <w:pPr>
        <w:spacing w:line="312" w:lineRule="auto"/>
        <w:rPr>
          <w:rFonts w:ascii="Arial" w:eastAsia="Arial" w:hAnsi="Arial" w:cs="Arial"/>
          <w:lang w:val="en-US"/>
        </w:rPr>
      </w:pPr>
    </w:p>
    <w:p w14:paraId="42F6E43D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># show a nicely formatted classification report</w:t>
      </w:r>
    </w:p>
    <w:p w14:paraId="149EC50A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print(</w:t>
      </w:r>
      <w:proofErr w:type="spellStart"/>
      <w:proofErr w:type="gramEnd"/>
      <w:r w:rsidRPr="00DC083C">
        <w:rPr>
          <w:rFonts w:ascii="Arial" w:eastAsia="Arial" w:hAnsi="Arial" w:cs="Arial"/>
          <w:lang w:val="en-US"/>
        </w:rPr>
        <w:t>classification_report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spellStart"/>
      <w:r w:rsidRPr="00DC083C">
        <w:rPr>
          <w:rFonts w:ascii="Arial" w:eastAsia="Arial" w:hAnsi="Arial" w:cs="Arial"/>
          <w:lang w:val="en-US"/>
        </w:rPr>
        <w:t>testY.argmax</w:t>
      </w:r>
      <w:proofErr w:type="spellEnd"/>
      <w:r w:rsidRPr="00DC083C">
        <w:rPr>
          <w:rFonts w:ascii="Arial" w:eastAsia="Arial" w:hAnsi="Arial" w:cs="Arial"/>
          <w:lang w:val="en-US"/>
        </w:rPr>
        <w:t xml:space="preserve">(axis=1), </w:t>
      </w:r>
      <w:proofErr w:type="spellStart"/>
      <w:r w:rsidRPr="00DC083C">
        <w:rPr>
          <w:rFonts w:ascii="Arial" w:eastAsia="Arial" w:hAnsi="Arial" w:cs="Arial"/>
          <w:lang w:val="en-US"/>
        </w:rPr>
        <w:t>predIdxs</w:t>
      </w:r>
      <w:proofErr w:type="spellEnd"/>
      <w:r w:rsidRPr="00DC083C">
        <w:rPr>
          <w:rFonts w:ascii="Arial" w:eastAsia="Arial" w:hAnsi="Arial" w:cs="Arial"/>
          <w:lang w:val="en-US"/>
        </w:rPr>
        <w:t>,</w:t>
      </w:r>
    </w:p>
    <w:p w14:paraId="6219EE68" w14:textId="29F9D20C" w:rsidR="002D0347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ab/>
      </w:r>
      <w:proofErr w:type="spellStart"/>
      <w:r w:rsidRPr="00DC083C">
        <w:rPr>
          <w:rFonts w:ascii="Arial" w:eastAsia="Arial" w:hAnsi="Arial" w:cs="Arial"/>
          <w:lang w:val="en-US"/>
        </w:rPr>
        <w:t>target_names</w:t>
      </w:r>
      <w:proofErr w:type="spellEnd"/>
      <w:r w:rsidRPr="00DC083C">
        <w:rPr>
          <w:rFonts w:ascii="Arial" w:eastAsia="Arial" w:hAnsi="Arial" w:cs="Arial"/>
          <w:lang w:val="en-US"/>
        </w:rPr>
        <w:t>=</w:t>
      </w:r>
      <w:proofErr w:type="spellStart"/>
      <w:r w:rsidRPr="00DC083C">
        <w:rPr>
          <w:rFonts w:ascii="Arial" w:eastAsia="Arial" w:hAnsi="Arial" w:cs="Arial"/>
          <w:lang w:val="en-US"/>
        </w:rPr>
        <w:t>lb.classes</w:t>
      </w:r>
      <w:proofErr w:type="spellEnd"/>
      <w:r w:rsidRPr="00DC083C">
        <w:rPr>
          <w:rFonts w:ascii="Arial" w:eastAsia="Arial" w:hAnsi="Arial" w:cs="Arial"/>
          <w:lang w:val="en-US"/>
        </w:rPr>
        <w:t>_))</w:t>
      </w:r>
    </w:p>
    <w:p w14:paraId="17DBEB8B" w14:textId="77777777" w:rsidR="002D0347" w:rsidRPr="00DC083C" w:rsidRDefault="002D0347" w:rsidP="00AA4C2E">
      <w:pPr>
        <w:spacing w:line="312" w:lineRule="auto"/>
        <w:rPr>
          <w:rFonts w:ascii="Arial" w:eastAsia="Arial" w:hAnsi="Arial" w:cs="Arial"/>
          <w:lang w:val="en-US"/>
        </w:rPr>
      </w:pPr>
    </w:p>
    <w:p w14:paraId="1652DA05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DC083C">
        <w:rPr>
          <w:rFonts w:ascii="Arial" w:eastAsia="Arial" w:hAnsi="Arial" w:cs="Arial"/>
          <w:color w:val="0033CC"/>
          <w:lang w:val="en-US"/>
        </w:rPr>
        <w:t>compute</w:t>
      </w:r>
      <w:proofErr w:type="gramEnd"/>
      <w:r w:rsidRPr="00DC083C">
        <w:rPr>
          <w:rFonts w:ascii="Arial" w:eastAsia="Arial" w:hAnsi="Arial" w:cs="Arial"/>
          <w:color w:val="0033CC"/>
          <w:lang w:val="en-US"/>
        </w:rPr>
        <w:t xml:space="preserve"> the confusion matrix and </w:t>
      </w:r>
      <w:proofErr w:type="spellStart"/>
      <w:r w:rsidRPr="00DC083C">
        <w:rPr>
          <w:rFonts w:ascii="Arial" w:eastAsia="Arial" w:hAnsi="Arial" w:cs="Arial"/>
          <w:color w:val="0033CC"/>
          <w:lang w:val="en-US"/>
        </w:rPr>
        <w:t>and</w:t>
      </w:r>
      <w:proofErr w:type="spellEnd"/>
      <w:r w:rsidRPr="00DC083C">
        <w:rPr>
          <w:rFonts w:ascii="Arial" w:eastAsia="Arial" w:hAnsi="Arial" w:cs="Arial"/>
          <w:color w:val="0033CC"/>
          <w:lang w:val="en-US"/>
        </w:rPr>
        <w:t xml:space="preserve"> use it to derive the raw</w:t>
      </w:r>
    </w:p>
    <w:p w14:paraId="0382B6C1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DC083C">
        <w:rPr>
          <w:rFonts w:ascii="Arial" w:eastAsia="Arial" w:hAnsi="Arial" w:cs="Arial"/>
          <w:color w:val="0033CC"/>
          <w:lang w:val="en-US"/>
        </w:rPr>
        <w:t>accuracy</w:t>
      </w:r>
      <w:proofErr w:type="gramEnd"/>
      <w:r w:rsidRPr="00DC083C">
        <w:rPr>
          <w:rFonts w:ascii="Arial" w:eastAsia="Arial" w:hAnsi="Arial" w:cs="Arial"/>
          <w:color w:val="0033CC"/>
          <w:lang w:val="en-US"/>
        </w:rPr>
        <w:t>, sensitivity, and specificity</w:t>
      </w:r>
    </w:p>
    <w:p w14:paraId="48A9C1C9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 xml:space="preserve">cm = </w:t>
      </w:r>
      <w:proofErr w:type="spellStart"/>
      <w:r w:rsidRPr="00DC083C">
        <w:rPr>
          <w:rFonts w:ascii="Arial" w:eastAsia="Arial" w:hAnsi="Arial" w:cs="Arial"/>
          <w:lang w:val="en-US"/>
        </w:rPr>
        <w:t>confusion_</w:t>
      </w:r>
      <w:proofErr w:type="gramStart"/>
      <w:r w:rsidRPr="00DC083C">
        <w:rPr>
          <w:rFonts w:ascii="Arial" w:eastAsia="Arial" w:hAnsi="Arial" w:cs="Arial"/>
          <w:lang w:val="en-US"/>
        </w:rPr>
        <w:t>matrix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DC083C">
        <w:rPr>
          <w:rFonts w:ascii="Arial" w:eastAsia="Arial" w:hAnsi="Arial" w:cs="Arial"/>
          <w:lang w:val="en-US"/>
        </w:rPr>
        <w:t>testY.argmax</w:t>
      </w:r>
      <w:proofErr w:type="spellEnd"/>
      <w:r w:rsidRPr="00DC083C">
        <w:rPr>
          <w:rFonts w:ascii="Arial" w:eastAsia="Arial" w:hAnsi="Arial" w:cs="Arial"/>
          <w:lang w:val="en-US"/>
        </w:rPr>
        <w:t xml:space="preserve">(axis=1), </w:t>
      </w:r>
      <w:proofErr w:type="spellStart"/>
      <w:r w:rsidRPr="00DC083C">
        <w:rPr>
          <w:rFonts w:ascii="Arial" w:eastAsia="Arial" w:hAnsi="Arial" w:cs="Arial"/>
          <w:lang w:val="en-US"/>
        </w:rPr>
        <w:t>predIdxs</w:t>
      </w:r>
      <w:proofErr w:type="spellEnd"/>
      <w:r w:rsidRPr="00DC083C">
        <w:rPr>
          <w:rFonts w:ascii="Arial" w:eastAsia="Arial" w:hAnsi="Arial" w:cs="Arial"/>
          <w:lang w:val="en-US"/>
        </w:rPr>
        <w:t>)</w:t>
      </w:r>
    </w:p>
    <w:p w14:paraId="337C1449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total</w:t>
      </w:r>
      <w:proofErr w:type="gramEnd"/>
      <w:r w:rsidRPr="00DC083C">
        <w:rPr>
          <w:rFonts w:ascii="Arial" w:eastAsia="Arial" w:hAnsi="Arial" w:cs="Arial"/>
          <w:lang w:val="en-US"/>
        </w:rPr>
        <w:t xml:space="preserve"> = sum(sum(cm))</w:t>
      </w:r>
    </w:p>
    <w:p w14:paraId="3A230D4F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acc</w:t>
      </w:r>
      <w:proofErr w:type="spellEnd"/>
      <w:proofErr w:type="gramEnd"/>
      <w:r w:rsidRPr="00DC083C">
        <w:rPr>
          <w:rFonts w:ascii="Arial" w:eastAsia="Arial" w:hAnsi="Arial" w:cs="Arial"/>
          <w:lang w:val="en-US"/>
        </w:rPr>
        <w:t xml:space="preserve"> = (cm[0, 0] + cm[1, 1]) / total</w:t>
      </w:r>
    </w:p>
    <w:p w14:paraId="6DC272E7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sensitivity</w:t>
      </w:r>
      <w:proofErr w:type="gramEnd"/>
      <w:r w:rsidRPr="00DC083C">
        <w:rPr>
          <w:rFonts w:ascii="Arial" w:eastAsia="Arial" w:hAnsi="Arial" w:cs="Arial"/>
          <w:lang w:val="en-US"/>
        </w:rPr>
        <w:t xml:space="preserve"> = cm[0, 0] / (cm[0, 0] + cm[0, 1])</w:t>
      </w:r>
    </w:p>
    <w:p w14:paraId="6AE7EC37" w14:textId="57BEF4A3" w:rsidR="002D0347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specificity</w:t>
      </w:r>
      <w:proofErr w:type="gramEnd"/>
      <w:r w:rsidRPr="00DC083C">
        <w:rPr>
          <w:rFonts w:ascii="Arial" w:eastAsia="Arial" w:hAnsi="Arial" w:cs="Arial"/>
          <w:lang w:val="en-US"/>
        </w:rPr>
        <w:t xml:space="preserve"> = cm[1, 1] / (cm[1, 0] + cm[1, 1])</w:t>
      </w:r>
    </w:p>
    <w:p w14:paraId="5E5DE713" w14:textId="77777777" w:rsidR="002D0347" w:rsidRPr="00DC083C" w:rsidRDefault="002D0347" w:rsidP="00AA4C2E">
      <w:pPr>
        <w:spacing w:line="312" w:lineRule="auto"/>
        <w:rPr>
          <w:rFonts w:ascii="Arial" w:eastAsia="Arial" w:hAnsi="Arial" w:cs="Arial"/>
          <w:lang w:val="en-US"/>
        </w:rPr>
      </w:pPr>
    </w:p>
    <w:p w14:paraId="62C157B1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># show the confusion matrix, accuracy, sensitivity, and specificity</w:t>
      </w:r>
    </w:p>
    <w:p w14:paraId="2E4E1F55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lastRenderedPageBreak/>
        <w:t>print(</w:t>
      </w:r>
      <w:proofErr w:type="gramEnd"/>
      <w:r w:rsidRPr="00DC083C">
        <w:rPr>
          <w:rFonts w:ascii="Arial" w:eastAsia="Arial" w:hAnsi="Arial" w:cs="Arial"/>
          <w:lang w:val="en-US"/>
        </w:rPr>
        <w:t>cm)</w:t>
      </w:r>
    </w:p>
    <w:p w14:paraId="0614C74A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print(</w:t>
      </w:r>
      <w:proofErr w:type="gramEnd"/>
      <w:r w:rsidRPr="00DC083C">
        <w:rPr>
          <w:rFonts w:ascii="Arial" w:eastAsia="Arial" w:hAnsi="Arial" w:cs="Arial"/>
          <w:lang w:val="en-US"/>
        </w:rPr>
        <w:t>"</w:t>
      </w:r>
      <w:proofErr w:type="spellStart"/>
      <w:r w:rsidRPr="00DC083C">
        <w:rPr>
          <w:rFonts w:ascii="Arial" w:eastAsia="Arial" w:hAnsi="Arial" w:cs="Arial"/>
          <w:lang w:val="en-US"/>
        </w:rPr>
        <w:t>acc</w:t>
      </w:r>
      <w:proofErr w:type="spellEnd"/>
      <w:r w:rsidRPr="00DC083C">
        <w:rPr>
          <w:rFonts w:ascii="Arial" w:eastAsia="Arial" w:hAnsi="Arial" w:cs="Arial"/>
          <w:lang w:val="en-US"/>
        </w:rPr>
        <w:t>: {:.4f}".format(</w:t>
      </w:r>
      <w:proofErr w:type="spellStart"/>
      <w:r w:rsidRPr="00DC083C">
        <w:rPr>
          <w:rFonts w:ascii="Arial" w:eastAsia="Arial" w:hAnsi="Arial" w:cs="Arial"/>
          <w:lang w:val="en-US"/>
        </w:rPr>
        <w:t>acc</w:t>
      </w:r>
      <w:proofErr w:type="spellEnd"/>
      <w:r w:rsidRPr="00DC083C">
        <w:rPr>
          <w:rFonts w:ascii="Arial" w:eastAsia="Arial" w:hAnsi="Arial" w:cs="Arial"/>
          <w:lang w:val="en-US"/>
        </w:rPr>
        <w:t>))</w:t>
      </w:r>
    </w:p>
    <w:p w14:paraId="662E1954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print(</w:t>
      </w:r>
      <w:proofErr w:type="gramEnd"/>
      <w:r w:rsidRPr="00DC083C">
        <w:rPr>
          <w:rFonts w:ascii="Arial" w:eastAsia="Arial" w:hAnsi="Arial" w:cs="Arial"/>
          <w:lang w:val="en-US"/>
        </w:rPr>
        <w:t>"sensitivity: {:.4f}".format(sensitivity))</w:t>
      </w:r>
    </w:p>
    <w:p w14:paraId="5376AFB9" w14:textId="118E953E" w:rsidR="002D0347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print(</w:t>
      </w:r>
      <w:proofErr w:type="gramEnd"/>
      <w:r w:rsidRPr="00DC083C">
        <w:rPr>
          <w:rFonts w:ascii="Arial" w:eastAsia="Arial" w:hAnsi="Arial" w:cs="Arial"/>
          <w:lang w:val="en-US"/>
        </w:rPr>
        <w:t>"specificity: {:.4f}".format(specificity))</w:t>
      </w:r>
    </w:p>
    <w:p w14:paraId="39B909D1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</w:p>
    <w:p w14:paraId="6F35DD97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># plot the training loss and accuracy</w:t>
      </w:r>
    </w:p>
    <w:p w14:paraId="0082CDD1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>N = EPOCHS</w:t>
      </w:r>
    </w:p>
    <w:p w14:paraId="351E7AF5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plt.style.use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gramEnd"/>
      <w:r w:rsidRPr="00DC083C">
        <w:rPr>
          <w:rFonts w:ascii="Arial" w:eastAsia="Arial" w:hAnsi="Arial" w:cs="Arial"/>
          <w:lang w:val="en-US"/>
        </w:rPr>
        <w:t>"</w:t>
      </w:r>
      <w:proofErr w:type="spellStart"/>
      <w:r w:rsidRPr="00DC083C">
        <w:rPr>
          <w:rFonts w:ascii="Arial" w:eastAsia="Arial" w:hAnsi="Arial" w:cs="Arial"/>
          <w:lang w:val="en-US"/>
        </w:rPr>
        <w:t>ggplot</w:t>
      </w:r>
      <w:proofErr w:type="spellEnd"/>
      <w:r w:rsidRPr="00DC083C">
        <w:rPr>
          <w:rFonts w:ascii="Arial" w:eastAsia="Arial" w:hAnsi="Arial" w:cs="Arial"/>
          <w:lang w:val="en-US"/>
        </w:rPr>
        <w:t>")</w:t>
      </w:r>
    </w:p>
    <w:p w14:paraId="6D5FCD0A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plt.figure</w:t>
      </w:r>
      <w:proofErr w:type="spellEnd"/>
      <w:r w:rsidRPr="00DC083C">
        <w:rPr>
          <w:rFonts w:ascii="Arial" w:eastAsia="Arial" w:hAnsi="Arial" w:cs="Arial"/>
          <w:lang w:val="en-US"/>
        </w:rPr>
        <w:t>()</w:t>
      </w:r>
      <w:proofErr w:type="gramEnd"/>
    </w:p>
    <w:p w14:paraId="0F49DB47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plt.plot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DC083C">
        <w:rPr>
          <w:rFonts w:ascii="Arial" w:eastAsia="Arial" w:hAnsi="Arial" w:cs="Arial"/>
          <w:lang w:val="en-US"/>
        </w:rPr>
        <w:t>np.arange</w:t>
      </w:r>
      <w:proofErr w:type="spellEnd"/>
      <w:r w:rsidRPr="00DC083C">
        <w:rPr>
          <w:rFonts w:ascii="Arial" w:eastAsia="Arial" w:hAnsi="Arial" w:cs="Arial"/>
          <w:lang w:val="en-US"/>
        </w:rPr>
        <w:t xml:space="preserve">(0, N), </w:t>
      </w:r>
      <w:proofErr w:type="spellStart"/>
      <w:r w:rsidRPr="00DC083C">
        <w:rPr>
          <w:rFonts w:ascii="Arial" w:eastAsia="Arial" w:hAnsi="Arial" w:cs="Arial"/>
          <w:lang w:val="en-US"/>
        </w:rPr>
        <w:t>H.history</w:t>
      </w:r>
      <w:proofErr w:type="spellEnd"/>
      <w:r w:rsidRPr="00DC083C">
        <w:rPr>
          <w:rFonts w:ascii="Arial" w:eastAsia="Arial" w:hAnsi="Arial" w:cs="Arial"/>
          <w:lang w:val="en-US"/>
        </w:rPr>
        <w:t>["loss"], label="</w:t>
      </w:r>
      <w:proofErr w:type="spellStart"/>
      <w:r w:rsidRPr="00DC083C">
        <w:rPr>
          <w:rFonts w:ascii="Arial" w:eastAsia="Arial" w:hAnsi="Arial" w:cs="Arial"/>
          <w:lang w:val="en-US"/>
        </w:rPr>
        <w:t>train_loss</w:t>
      </w:r>
      <w:proofErr w:type="spellEnd"/>
      <w:r w:rsidRPr="00DC083C">
        <w:rPr>
          <w:rFonts w:ascii="Arial" w:eastAsia="Arial" w:hAnsi="Arial" w:cs="Arial"/>
          <w:lang w:val="en-US"/>
        </w:rPr>
        <w:t>")</w:t>
      </w:r>
    </w:p>
    <w:p w14:paraId="1F6DFE8C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plt.plot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DC083C">
        <w:rPr>
          <w:rFonts w:ascii="Arial" w:eastAsia="Arial" w:hAnsi="Arial" w:cs="Arial"/>
          <w:lang w:val="en-US"/>
        </w:rPr>
        <w:t>np.arange</w:t>
      </w:r>
      <w:proofErr w:type="spellEnd"/>
      <w:r w:rsidRPr="00DC083C">
        <w:rPr>
          <w:rFonts w:ascii="Arial" w:eastAsia="Arial" w:hAnsi="Arial" w:cs="Arial"/>
          <w:lang w:val="en-US"/>
        </w:rPr>
        <w:t xml:space="preserve">(0, N), </w:t>
      </w:r>
      <w:proofErr w:type="spellStart"/>
      <w:r w:rsidRPr="00DC083C">
        <w:rPr>
          <w:rFonts w:ascii="Arial" w:eastAsia="Arial" w:hAnsi="Arial" w:cs="Arial"/>
          <w:lang w:val="en-US"/>
        </w:rPr>
        <w:t>H.history</w:t>
      </w:r>
      <w:proofErr w:type="spellEnd"/>
      <w:r w:rsidRPr="00DC083C">
        <w:rPr>
          <w:rFonts w:ascii="Arial" w:eastAsia="Arial" w:hAnsi="Arial" w:cs="Arial"/>
          <w:lang w:val="en-US"/>
        </w:rPr>
        <w:t>["</w:t>
      </w:r>
      <w:proofErr w:type="spellStart"/>
      <w:r w:rsidRPr="00DC083C">
        <w:rPr>
          <w:rFonts w:ascii="Arial" w:eastAsia="Arial" w:hAnsi="Arial" w:cs="Arial"/>
          <w:lang w:val="en-US"/>
        </w:rPr>
        <w:t>val_loss</w:t>
      </w:r>
      <w:proofErr w:type="spellEnd"/>
      <w:r w:rsidRPr="00DC083C">
        <w:rPr>
          <w:rFonts w:ascii="Arial" w:eastAsia="Arial" w:hAnsi="Arial" w:cs="Arial"/>
          <w:lang w:val="en-US"/>
        </w:rPr>
        <w:t>"], label="</w:t>
      </w:r>
      <w:proofErr w:type="spellStart"/>
      <w:r w:rsidRPr="00DC083C">
        <w:rPr>
          <w:rFonts w:ascii="Arial" w:eastAsia="Arial" w:hAnsi="Arial" w:cs="Arial"/>
          <w:lang w:val="en-US"/>
        </w:rPr>
        <w:t>val_loss</w:t>
      </w:r>
      <w:proofErr w:type="spellEnd"/>
      <w:r w:rsidRPr="00DC083C">
        <w:rPr>
          <w:rFonts w:ascii="Arial" w:eastAsia="Arial" w:hAnsi="Arial" w:cs="Arial"/>
          <w:lang w:val="en-US"/>
        </w:rPr>
        <w:t>")</w:t>
      </w:r>
    </w:p>
    <w:p w14:paraId="59CB0CD6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plt.plot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DC083C">
        <w:rPr>
          <w:rFonts w:ascii="Arial" w:eastAsia="Arial" w:hAnsi="Arial" w:cs="Arial"/>
          <w:lang w:val="en-US"/>
        </w:rPr>
        <w:t>np.arange</w:t>
      </w:r>
      <w:proofErr w:type="spellEnd"/>
      <w:r w:rsidRPr="00DC083C">
        <w:rPr>
          <w:rFonts w:ascii="Arial" w:eastAsia="Arial" w:hAnsi="Arial" w:cs="Arial"/>
          <w:lang w:val="en-US"/>
        </w:rPr>
        <w:t xml:space="preserve">(0, N), </w:t>
      </w:r>
      <w:proofErr w:type="spellStart"/>
      <w:r w:rsidRPr="00DC083C">
        <w:rPr>
          <w:rFonts w:ascii="Arial" w:eastAsia="Arial" w:hAnsi="Arial" w:cs="Arial"/>
          <w:lang w:val="en-US"/>
        </w:rPr>
        <w:t>H.history</w:t>
      </w:r>
      <w:proofErr w:type="spellEnd"/>
      <w:r w:rsidRPr="00DC083C">
        <w:rPr>
          <w:rFonts w:ascii="Arial" w:eastAsia="Arial" w:hAnsi="Arial" w:cs="Arial"/>
          <w:lang w:val="en-US"/>
        </w:rPr>
        <w:t>["accuracy"], label="</w:t>
      </w:r>
      <w:proofErr w:type="spellStart"/>
      <w:r w:rsidRPr="00DC083C">
        <w:rPr>
          <w:rFonts w:ascii="Arial" w:eastAsia="Arial" w:hAnsi="Arial" w:cs="Arial"/>
          <w:lang w:val="en-US"/>
        </w:rPr>
        <w:t>train_acc</w:t>
      </w:r>
      <w:proofErr w:type="spellEnd"/>
      <w:r w:rsidRPr="00DC083C">
        <w:rPr>
          <w:rFonts w:ascii="Arial" w:eastAsia="Arial" w:hAnsi="Arial" w:cs="Arial"/>
          <w:lang w:val="en-US"/>
        </w:rPr>
        <w:t>")</w:t>
      </w:r>
    </w:p>
    <w:p w14:paraId="5DB84E9F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plt.plot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DC083C">
        <w:rPr>
          <w:rFonts w:ascii="Arial" w:eastAsia="Arial" w:hAnsi="Arial" w:cs="Arial"/>
          <w:lang w:val="en-US"/>
        </w:rPr>
        <w:t>np.arange</w:t>
      </w:r>
      <w:proofErr w:type="spellEnd"/>
      <w:r w:rsidRPr="00DC083C">
        <w:rPr>
          <w:rFonts w:ascii="Arial" w:eastAsia="Arial" w:hAnsi="Arial" w:cs="Arial"/>
          <w:lang w:val="en-US"/>
        </w:rPr>
        <w:t xml:space="preserve">(0, N), </w:t>
      </w:r>
      <w:proofErr w:type="spellStart"/>
      <w:r w:rsidRPr="00DC083C">
        <w:rPr>
          <w:rFonts w:ascii="Arial" w:eastAsia="Arial" w:hAnsi="Arial" w:cs="Arial"/>
          <w:lang w:val="en-US"/>
        </w:rPr>
        <w:t>H.history</w:t>
      </w:r>
      <w:proofErr w:type="spellEnd"/>
      <w:r w:rsidRPr="00DC083C">
        <w:rPr>
          <w:rFonts w:ascii="Arial" w:eastAsia="Arial" w:hAnsi="Arial" w:cs="Arial"/>
          <w:lang w:val="en-US"/>
        </w:rPr>
        <w:t>["</w:t>
      </w:r>
      <w:proofErr w:type="spellStart"/>
      <w:r w:rsidRPr="00DC083C">
        <w:rPr>
          <w:rFonts w:ascii="Arial" w:eastAsia="Arial" w:hAnsi="Arial" w:cs="Arial"/>
          <w:lang w:val="en-US"/>
        </w:rPr>
        <w:t>val_accuracy</w:t>
      </w:r>
      <w:proofErr w:type="spellEnd"/>
      <w:r w:rsidRPr="00DC083C">
        <w:rPr>
          <w:rFonts w:ascii="Arial" w:eastAsia="Arial" w:hAnsi="Arial" w:cs="Arial"/>
          <w:lang w:val="en-US"/>
        </w:rPr>
        <w:t>"], label="</w:t>
      </w:r>
      <w:proofErr w:type="spellStart"/>
      <w:r w:rsidRPr="00DC083C">
        <w:rPr>
          <w:rFonts w:ascii="Arial" w:eastAsia="Arial" w:hAnsi="Arial" w:cs="Arial"/>
          <w:lang w:val="en-US"/>
        </w:rPr>
        <w:t>val_acc</w:t>
      </w:r>
      <w:proofErr w:type="spellEnd"/>
      <w:r w:rsidRPr="00DC083C">
        <w:rPr>
          <w:rFonts w:ascii="Arial" w:eastAsia="Arial" w:hAnsi="Arial" w:cs="Arial"/>
          <w:lang w:val="en-US"/>
        </w:rPr>
        <w:t>")</w:t>
      </w:r>
    </w:p>
    <w:p w14:paraId="02AD24A6" w14:textId="7433748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plt.title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gramEnd"/>
      <w:r w:rsidRPr="00DC083C">
        <w:rPr>
          <w:rFonts w:ascii="Arial" w:eastAsia="Arial" w:hAnsi="Arial" w:cs="Arial"/>
          <w:lang w:val="en-US"/>
        </w:rPr>
        <w:t>"Traini</w:t>
      </w:r>
      <w:r w:rsidR="00D30765" w:rsidRPr="00DC083C">
        <w:rPr>
          <w:rFonts w:ascii="Arial" w:eastAsia="Arial" w:hAnsi="Arial" w:cs="Arial"/>
          <w:lang w:val="en-US"/>
        </w:rPr>
        <w:t xml:space="preserve">ng Loss and Accuracy on </w:t>
      </w:r>
      <w:proofErr w:type="spellStart"/>
      <w:r w:rsidR="00D30765" w:rsidRPr="00DC083C">
        <w:rPr>
          <w:rFonts w:ascii="Arial" w:eastAsia="Arial" w:hAnsi="Arial" w:cs="Arial"/>
          <w:lang w:val="en-US"/>
        </w:rPr>
        <w:t>Fugitivas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Dataset")</w:t>
      </w:r>
    </w:p>
    <w:p w14:paraId="4763A396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plt.xlabel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gramEnd"/>
      <w:r w:rsidRPr="00DC083C">
        <w:rPr>
          <w:rFonts w:ascii="Arial" w:eastAsia="Arial" w:hAnsi="Arial" w:cs="Arial"/>
          <w:lang w:val="en-US"/>
        </w:rPr>
        <w:t>"Epoch #")</w:t>
      </w:r>
    </w:p>
    <w:p w14:paraId="54877C92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plt.ylabel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gramEnd"/>
      <w:r w:rsidRPr="00DC083C">
        <w:rPr>
          <w:rFonts w:ascii="Arial" w:eastAsia="Arial" w:hAnsi="Arial" w:cs="Arial"/>
          <w:lang w:val="en-US"/>
        </w:rPr>
        <w:t>"Loss/Accuracy")</w:t>
      </w:r>
    </w:p>
    <w:p w14:paraId="6CC2DE07" w14:textId="77777777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plt.legend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DC083C">
        <w:rPr>
          <w:rFonts w:ascii="Arial" w:eastAsia="Arial" w:hAnsi="Arial" w:cs="Arial"/>
          <w:lang w:val="en-US"/>
        </w:rPr>
        <w:t>loc</w:t>
      </w:r>
      <w:proofErr w:type="spellEnd"/>
      <w:r w:rsidRPr="00DC083C">
        <w:rPr>
          <w:rFonts w:ascii="Arial" w:eastAsia="Arial" w:hAnsi="Arial" w:cs="Arial"/>
          <w:lang w:val="en-US"/>
        </w:rPr>
        <w:t>="lower left")</w:t>
      </w:r>
    </w:p>
    <w:p w14:paraId="750A5C05" w14:textId="28780F1E" w:rsidR="00D30765" w:rsidRPr="00DC083C" w:rsidRDefault="00D30765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plt.show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gramEnd"/>
      <w:r w:rsidRPr="00DC083C">
        <w:rPr>
          <w:rFonts w:ascii="Arial" w:eastAsia="Arial" w:hAnsi="Arial" w:cs="Arial"/>
          <w:lang w:val="en-US"/>
        </w:rPr>
        <w:t xml:space="preserve"> )</w:t>
      </w:r>
    </w:p>
    <w:p w14:paraId="0ABA7381" w14:textId="06797513" w:rsidR="007D5D54" w:rsidRPr="00DC083C" w:rsidRDefault="007D5D54" w:rsidP="007D5D5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plt.savefig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DC083C">
        <w:rPr>
          <w:rFonts w:ascii="Arial" w:eastAsia="Arial" w:hAnsi="Arial" w:cs="Arial"/>
          <w:lang w:val="en-US"/>
        </w:rPr>
        <w:t>args</w:t>
      </w:r>
      <w:proofErr w:type="spellEnd"/>
      <w:r w:rsidRPr="00DC083C">
        <w:rPr>
          <w:rFonts w:ascii="Arial" w:eastAsia="Arial" w:hAnsi="Arial" w:cs="Arial"/>
          <w:lang w:val="en-US"/>
        </w:rPr>
        <w:t>["plot"])</w:t>
      </w:r>
    </w:p>
    <w:p w14:paraId="0B4034A9" w14:textId="13063F74" w:rsidR="002D0347" w:rsidRPr="00DC083C" w:rsidRDefault="002D0347" w:rsidP="00AA4C2E">
      <w:pPr>
        <w:spacing w:line="312" w:lineRule="auto"/>
        <w:rPr>
          <w:rFonts w:ascii="Arial" w:eastAsia="Arial" w:hAnsi="Arial" w:cs="Arial"/>
          <w:lang w:val="en-US"/>
        </w:rPr>
      </w:pPr>
    </w:p>
    <w:p w14:paraId="5CB412BB" w14:textId="77777777" w:rsidR="00D30765" w:rsidRPr="00DC083C" w:rsidRDefault="00D30765" w:rsidP="00D30765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># serialize the model to disk</w:t>
      </w:r>
    </w:p>
    <w:p w14:paraId="033F7FA8" w14:textId="3CEAAE2E" w:rsidR="00D30765" w:rsidRPr="00DC083C" w:rsidRDefault="00D30765" w:rsidP="00D30765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print(</w:t>
      </w:r>
      <w:proofErr w:type="gramEnd"/>
      <w:r w:rsidRPr="00DC083C">
        <w:rPr>
          <w:rFonts w:ascii="Arial" w:eastAsia="Arial" w:hAnsi="Arial" w:cs="Arial"/>
          <w:lang w:val="en-US"/>
        </w:rPr>
        <w:t xml:space="preserve">"[INFO] saving </w:t>
      </w:r>
      <w:proofErr w:type="spellStart"/>
      <w:r w:rsidRPr="00DC083C">
        <w:rPr>
          <w:rFonts w:ascii="Arial" w:eastAsia="Arial" w:hAnsi="Arial" w:cs="Arial"/>
          <w:lang w:val="en-US"/>
        </w:rPr>
        <w:t>Fugitivas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detector model...")</w:t>
      </w:r>
    </w:p>
    <w:p w14:paraId="48E2A3F2" w14:textId="3610FCD7" w:rsidR="00D30765" w:rsidRPr="00DC083C" w:rsidRDefault="00D30765" w:rsidP="00D30765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model.save</w:t>
      </w:r>
      <w:proofErr w:type="spellEnd"/>
      <w:r w:rsidRPr="00DC083C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DC083C">
        <w:rPr>
          <w:rFonts w:ascii="Arial" w:eastAsia="Arial" w:hAnsi="Arial" w:cs="Arial"/>
          <w:lang w:val="en-US"/>
        </w:rPr>
        <w:t>args</w:t>
      </w:r>
      <w:proofErr w:type="spellEnd"/>
      <w:r w:rsidRPr="00DC083C">
        <w:rPr>
          <w:rFonts w:ascii="Arial" w:eastAsia="Arial" w:hAnsi="Arial" w:cs="Arial"/>
          <w:lang w:val="en-US"/>
        </w:rPr>
        <w:t xml:space="preserve">["model"], </w:t>
      </w:r>
      <w:proofErr w:type="spellStart"/>
      <w:r w:rsidRPr="00DC083C">
        <w:rPr>
          <w:rFonts w:ascii="Arial" w:eastAsia="Arial" w:hAnsi="Arial" w:cs="Arial"/>
          <w:lang w:val="en-US"/>
        </w:rPr>
        <w:t>save_format</w:t>
      </w:r>
      <w:proofErr w:type="spellEnd"/>
      <w:r w:rsidRPr="00DC083C">
        <w:rPr>
          <w:rFonts w:ascii="Arial" w:eastAsia="Arial" w:hAnsi="Arial" w:cs="Arial"/>
          <w:lang w:val="en-US"/>
        </w:rPr>
        <w:t>="h5")</w:t>
      </w:r>
    </w:p>
    <w:p w14:paraId="72CB20C2" w14:textId="77777777" w:rsidR="002D0347" w:rsidRPr="00DC083C" w:rsidRDefault="002D0347" w:rsidP="00AA4C2E">
      <w:pPr>
        <w:spacing w:line="312" w:lineRule="auto"/>
        <w:jc w:val="center"/>
        <w:rPr>
          <w:rFonts w:ascii="Arial" w:eastAsia="Arial" w:hAnsi="Arial" w:cs="Arial"/>
          <w:lang w:val="en-US"/>
        </w:rPr>
      </w:pPr>
    </w:p>
    <w:p w14:paraId="00503C42" w14:textId="77777777" w:rsidR="001C449E" w:rsidRPr="00DC083C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21245930" w14:textId="77777777" w:rsidR="001C449E" w:rsidRPr="00DC083C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6017DD54" w14:textId="77777777" w:rsidR="000F7DA0" w:rsidRPr="00C271E8" w:rsidRDefault="000F7DA0" w:rsidP="00AA4C2E">
      <w:pPr>
        <w:pStyle w:val="Ttulo1"/>
        <w:spacing w:line="312" w:lineRule="auto"/>
        <w:jc w:val="both"/>
        <w:rPr>
          <w:sz w:val="24"/>
          <w:szCs w:val="24"/>
          <w:lang w:val="en-US"/>
        </w:rPr>
      </w:pPr>
    </w:p>
    <w:sectPr w:rsidR="000F7DA0" w:rsidRPr="00C271E8" w:rsidSect="008A478F">
      <w:footerReference w:type="even" r:id="rId21"/>
      <w:footerReference w:type="default" r:id="rId22"/>
      <w:headerReference w:type="first" r:id="rId23"/>
      <w:pgSz w:w="11907" w:h="16840"/>
      <w:pgMar w:top="454" w:right="454" w:bottom="454" w:left="454" w:header="709" w:footer="709" w:gutter="0"/>
      <w:pgNumType w:start="1"/>
      <w:cols w:space="720"/>
      <w:titlePg/>
      <w:docGrid w:linePitch="326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5084342" w15:done="0"/>
  <w15:commentEx w15:paraId="09091592" w15:done="0"/>
  <w15:commentEx w15:paraId="4883C752" w15:done="0"/>
  <w15:commentEx w15:paraId="13C80064" w15:done="0"/>
  <w15:commentEx w15:paraId="783F21F8" w15:done="0"/>
  <w15:commentEx w15:paraId="157287E8" w15:done="0"/>
  <w15:commentEx w15:paraId="7CE85C44" w15:done="0"/>
  <w15:commentEx w15:paraId="0F4F1A33" w15:done="0"/>
  <w15:commentEx w15:paraId="3D2F86F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923936" w14:textId="77777777" w:rsidR="00E92EEB" w:rsidRDefault="00E92EEB">
      <w:r>
        <w:separator/>
      </w:r>
    </w:p>
  </w:endnote>
  <w:endnote w:type="continuationSeparator" w:id="0">
    <w:p w14:paraId="6D3B130A" w14:textId="77777777" w:rsidR="00E92EEB" w:rsidRDefault="00E92E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8501D2" w14:textId="77777777" w:rsidR="006573D3" w:rsidRDefault="006573D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</w:p>
  <w:p w14:paraId="4FA3CD19" w14:textId="77777777" w:rsidR="006573D3" w:rsidRDefault="006573D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4BBEEB" w14:textId="04B365EB" w:rsidR="006573D3" w:rsidRDefault="006573D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825AF">
      <w:rPr>
        <w:noProof/>
        <w:color w:val="000000"/>
      </w:rPr>
      <w:t>15</w:t>
    </w:r>
    <w:r>
      <w:rPr>
        <w:color w:val="000000"/>
      </w:rPr>
      <w:fldChar w:fldCharType="end"/>
    </w:r>
  </w:p>
  <w:p w14:paraId="3EE82A3E" w14:textId="77777777" w:rsidR="006573D3" w:rsidRDefault="006573D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C718EB" w14:textId="77777777" w:rsidR="00E92EEB" w:rsidRDefault="00E92EEB">
      <w:r>
        <w:separator/>
      </w:r>
    </w:p>
  </w:footnote>
  <w:footnote w:type="continuationSeparator" w:id="0">
    <w:p w14:paraId="3D4F02FB" w14:textId="77777777" w:rsidR="00E92EEB" w:rsidRDefault="00E92EEB">
      <w:r>
        <w:continuationSeparator/>
      </w:r>
    </w:p>
  </w:footnote>
  <w:footnote w:id="1">
    <w:p w14:paraId="1082C842" w14:textId="77777777" w:rsidR="006573D3" w:rsidRDefault="006573D3" w:rsidP="001C449E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DB2A97">
        <w:rPr>
          <w:rFonts w:ascii="Arial" w:hAnsi="Arial" w:cs="Arial"/>
          <w:sz w:val="24"/>
          <w:szCs w:val="24"/>
        </w:rPr>
        <w:t>Hierarquia</w:t>
      </w:r>
      <w:proofErr w:type="gramStart"/>
      <w:r w:rsidRPr="00DB2A97">
        <w:rPr>
          <w:rFonts w:ascii="Arial" w:hAnsi="Arial" w:cs="Arial"/>
          <w:sz w:val="24"/>
          <w:szCs w:val="24"/>
        </w:rPr>
        <w:t xml:space="preserve">  </w:t>
      </w:r>
      <w:proofErr w:type="gramEnd"/>
      <w:r w:rsidRPr="00DB2A97">
        <w:rPr>
          <w:rFonts w:ascii="Arial" w:hAnsi="Arial" w:cs="Arial"/>
          <w:sz w:val="24"/>
          <w:szCs w:val="24"/>
        </w:rPr>
        <w:t>- com nível crescente de abstração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58B480" w14:textId="082FA8C2" w:rsidR="006573D3" w:rsidRDefault="006573D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Luciana Neves Loureiro</w:t>
    </w:r>
    <w:proofErr w:type="gramStart"/>
    <w:r>
      <w:rPr>
        <w:rFonts w:ascii="Arial" w:eastAsia="Arial" w:hAnsi="Arial" w:cs="Arial"/>
        <w:color w:val="000000"/>
        <w:sz w:val="20"/>
        <w:szCs w:val="20"/>
      </w:rPr>
      <w:t>, Uso</w:t>
    </w:r>
    <w:proofErr w:type="gramEnd"/>
    <w:r>
      <w:rPr>
        <w:rFonts w:ascii="Arial" w:eastAsia="Arial" w:hAnsi="Arial" w:cs="Arial"/>
        <w:color w:val="000000"/>
        <w:sz w:val="20"/>
        <w:szCs w:val="20"/>
      </w:rPr>
      <w:t xml:space="preserve"> de Redes Neurais Convolucionais para Detecção de Emissões Fugitivas a partir de Imagens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84FBB"/>
    <w:multiLevelType w:val="hybridMultilevel"/>
    <w:tmpl w:val="0AFE0E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E71C25"/>
    <w:multiLevelType w:val="hybridMultilevel"/>
    <w:tmpl w:val="D3F03EC4"/>
    <w:lvl w:ilvl="0" w:tplc="0416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8F4B4E"/>
    <w:multiLevelType w:val="hybridMultilevel"/>
    <w:tmpl w:val="6090DFDE"/>
    <w:lvl w:ilvl="0" w:tplc="DFEC0B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C6981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AED1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06DB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E5A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D6B3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16F7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885B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A4D2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2F01BD9"/>
    <w:multiLevelType w:val="multilevel"/>
    <w:tmpl w:val="E5EE64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57" w:hanging="357"/>
      </w:pPr>
    </w:lvl>
    <w:lvl w:ilvl="2">
      <w:start w:val="1"/>
      <w:numFmt w:val="decimal"/>
      <w:lvlText w:val="%1.%2.%3."/>
      <w:lvlJc w:val="left"/>
      <w:pPr>
        <w:ind w:left="340" w:hanging="340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6550EAC"/>
    <w:multiLevelType w:val="multilevel"/>
    <w:tmpl w:val="409CF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>
    <w:nsid w:val="447634EA"/>
    <w:multiLevelType w:val="hybridMultilevel"/>
    <w:tmpl w:val="FF66836E"/>
    <w:lvl w:ilvl="0" w:tplc="A04E7262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52D62407"/>
    <w:multiLevelType w:val="hybridMultilevel"/>
    <w:tmpl w:val="8E20E37C"/>
    <w:lvl w:ilvl="0" w:tplc="A04E7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FEC1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4C8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FC45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D2C0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38AC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CAA5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1C35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D27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BF5214E"/>
    <w:multiLevelType w:val="hybridMultilevel"/>
    <w:tmpl w:val="BCC20D9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970EF8"/>
    <w:multiLevelType w:val="multilevel"/>
    <w:tmpl w:val="E5EE64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57" w:hanging="357"/>
      </w:pPr>
    </w:lvl>
    <w:lvl w:ilvl="2">
      <w:start w:val="1"/>
      <w:numFmt w:val="decimal"/>
      <w:lvlText w:val="%1.%2.%3."/>
      <w:lvlJc w:val="left"/>
      <w:pPr>
        <w:ind w:left="340" w:hanging="340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DB805FA"/>
    <w:multiLevelType w:val="hybridMultilevel"/>
    <w:tmpl w:val="FD66FAE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70E95D73"/>
    <w:multiLevelType w:val="hybridMultilevel"/>
    <w:tmpl w:val="1C5AF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207339"/>
    <w:multiLevelType w:val="hybridMultilevel"/>
    <w:tmpl w:val="041E64A6"/>
    <w:lvl w:ilvl="0" w:tplc="F6EA1D7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  <w:color w:val="3366FF"/>
        <w:sz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DC21D4"/>
    <w:multiLevelType w:val="hybridMultilevel"/>
    <w:tmpl w:val="0B9CB9EA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C418BE"/>
    <w:multiLevelType w:val="hybridMultilevel"/>
    <w:tmpl w:val="B0CE65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987C9B"/>
    <w:multiLevelType w:val="hybridMultilevel"/>
    <w:tmpl w:val="241834A6"/>
    <w:lvl w:ilvl="0" w:tplc="F6EA1D78">
      <w:numFmt w:val="bullet"/>
      <w:lvlText w:val=""/>
      <w:lvlJc w:val="left"/>
      <w:pPr>
        <w:ind w:left="1080" w:hanging="360"/>
      </w:pPr>
      <w:rPr>
        <w:rFonts w:ascii="Symbol" w:eastAsia="Arial" w:hAnsi="Symbol" w:cs="Arial" w:hint="default"/>
        <w:color w:val="3366FF"/>
        <w:sz w:val="20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C2859FF"/>
    <w:multiLevelType w:val="multilevel"/>
    <w:tmpl w:val="C5446B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5"/>
  </w:num>
  <w:num w:numId="2">
    <w:abstractNumId w:val="8"/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7"/>
  </w:num>
  <w:num w:numId="9">
    <w:abstractNumId w:val="10"/>
  </w:num>
  <w:num w:numId="10">
    <w:abstractNumId w:val="0"/>
  </w:num>
  <w:num w:numId="11">
    <w:abstractNumId w:val="11"/>
  </w:num>
  <w:num w:numId="12">
    <w:abstractNumId w:val="14"/>
  </w:num>
  <w:num w:numId="13">
    <w:abstractNumId w:val="3"/>
  </w:num>
  <w:num w:numId="14">
    <w:abstractNumId w:val="6"/>
  </w:num>
  <w:num w:numId="15">
    <w:abstractNumId w:val="2"/>
  </w:num>
  <w:num w:numId="16">
    <w:abstractNumId w:val="5"/>
  </w:num>
  <w:num w:numId="17">
    <w:abstractNumId w:val="12"/>
  </w:num>
  <w:num w:numId="18">
    <w:abstractNumId w:val="13"/>
  </w:num>
  <w:num w:numId="19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anoela Kohler">
    <w15:presenceInfo w15:providerId="Windows Live" w15:userId="2a27c946158f62b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D43D9"/>
    <w:rsid w:val="00003A0C"/>
    <w:rsid w:val="00005308"/>
    <w:rsid w:val="000066E6"/>
    <w:rsid w:val="00040B75"/>
    <w:rsid w:val="00043705"/>
    <w:rsid w:val="00051483"/>
    <w:rsid w:val="00065710"/>
    <w:rsid w:val="00082E9C"/>
    <w:rsid w:val="00095AAF"/>
    <w:rsid w:val="000A3485"/>
    <w:rsid w:val="000A3E55"/>
    <w:rsid w:val="000A46A5"/>
    <w:rsid w:val="000A4E39"/>
    <w:rsid w:val="000A56CB"/>
    <w:rsid w:val="000C15EB"/>
    <w:rsid w:val="000D4AE1"/>
    <w:rsid w:val="000D6DB0"/>
    <w:rsid w:val="000E0DE1"/>
    <w:rsid w:val="000E2682"/>
    <w:rsid w:val="000F1716"/>
    <w:rsid w:val="000F47F6"/>
    <w:rsid w:val="000F7DA0"/>
    <w:rsid w:val="0010275C"/>
    <w:rsid w:val="0011223F"/>
    <w:rsid w:val="00124D88"/>
    <w:rsid w:val="001252A3"/>
    <w:rsid w:val="00132CA1"/>
    <w:rsid w:val="00144646"/>
    <w:rsid w:val="00162CC2"/>
    <w:rsid w:val="00163AC5"/>
    <w:rsid w:val="001737A5"/>
    <w:rsid w:val="00176235"/>
    <w:rsid w:val="00185029"/>
    <w:rsid w:val="001A07DB"/>
    <w:rsid w:val="001A72FE"/>
    <w:rsid w:val="001C1620"/>
    <w:rsid w:val="001C1BF5"/>
    <w:rsid w:val="001C449E"/>
    <w:rsid w:val="001D62D2"/>
    <w:rsid w:val="001E0ECB"/>
    <w:rsid w:val="001F49B8"/>
    <w:rsid w:val="001F76E4"/>
    <w:rsid w:val="001F7B4A"/>
    <w:rsid w:val="00210149"/>
    <w:rsid w:val="00211285"/>
    <w:rsid w:val="002342AF"/>
    <w:rsid w:val="0025308C"/>
    <w:rsid w:val="002654D4"/>
    <w:rsid w:val="00271682"/>
    <w:rsid w:val="002913E4"/>
    <w:rsid w:val="00291E2A"/>
    <w:rsid w:val="00294A24"/>
    <w:rsid w:val="002A55D5"/>
    <w:rsid w:val="002A7265"/>
    <w:rsid w:val="002C5556"/>
    <w:rsid w:val="002D0347"/>
    <w:rsid w:val="002D3457"/>
    <w:rsid w:val="002E5D96"/>
    <w:rsid w:val="002F5E4B"/>
    <w:rsid w:val="00302463"/>
    <w:rsid w:val="003025FC"/>
    <w:rsid w:val="003113EE"/>
    <w:rsid w:val="00311EC7"/>
    <w:rsid w:val="00314F59"/>
    <w:rsid w:val="00321371"/>
    <w:rsid w:val="003274A4"/>
    <w:rsid w:val="00341D45"/>
    <w:rsid w:val="00350CE4"/>
    <w:rsid w:val="00352863"/>
    <w:rsid w:val="00376268"/>
    <w:rsid w:val="0038074D"/>
    <w:rsid w:val="003866EA"/>
    <w:rsid w:val="003B1B21"/>
    <w:rsid w:val="003D0902"/>
    <w:rsid w:val="003E18D8"/>
    <w:rsid w:val="003E58AA"/>
    <w:rsid w:val="003E7092"/>
    <w:rsid w:val="003F0E8E"/>
    <w:rsid w:val="003F16E6"/>
    <w:rsid w:val="0040425A"/>
    <w:rsid w:val="004237D7"/>
    <w:rsid w:val="00426C50"/>
    <w:rsid w:val="00435776"/>
    <w:rsid w:val="004409A5"/>
    <w:rsid w:val="00444EDF"/>
    <w:rsid w:val="004509DE"/>
    <w:rsid w:val="00452142"/>
    <w:rsid w:val="00452C10"/>
    <w:rsid w:val="00453CA5"/>
    <w:rsid w:val="00476FBC"/>
    <w:rsid w:val="00480499"/>
    <w:rsid w:val="00483AA5"/>
    <w:rsid w:val="0048580D"/>
    <w:rsid w:val="00486071"/>
    <w:rsid w:val="00493E4E"/>
    <w:rsid w:val="004A7614"/>
    <w:rsid w:val="004B400C"/>
    <w:rsid w:val="004C19FC"/>
    <w:rsid w:val="004D4134"/>
    <w:rsid w:val="004F377C"/>
    <w:rsid w:val="00507718"/>
    <w:rsid w:val="005210FE"/>
    <w:rsid w:val="0052458D"/>
    <w:rsid w:val="00571125"/>
    <w:rsid w:val="005A6940"/>
    <w:rsid w:val="005C14AA"/>
    <w:rsid w:val="005C57AE"/>
    <w:rsid w:val="005D5F64"/>
    <w:rsid w:val="005E0F4B"/>
    <w:rsid w:val="005E1587"/>
    <w:rsid w:val="005E3039"/>
    <w:rsid w:val="005F252A"/>
    <w:rsid w:val="00610A61"/>
    <w:rsid w:val="006147C8"/>
    <w:rsid w:val="00614E74"/>
    <w:rsid w:val="0061535D"/>
    <w:rsid w:val="00615EBE"/>
    <w:rsid w:val="00630DCF"/>
    <w:rsid w:val="006336E8"/>
    <w:rsid w:val="006563FE"/>
    <w:rsid w:val="006573D3"/>
    <w:rsid w:val="00661E5A"/>
    <w:rsid w:val="0066467F"/>
    <w:rsid w:val="006655F7"/>
    <w:rsid w:val="00671ED5"/>
    <w:rsid w:val="00696725"/>
    <w:rsid w:val="006A04CA"/>
    <w:rsid w:val="006B3EB1"/>
    <w:rsid w:val="006B72B2"/>
    <w:rsid w:val="006D163F"/>
    <w:rsid w:val="00702F7E"/>
    <w:rsid w:val="00715DA9"/>
    <w:rsid w:val="00722374"/>
    <w:rsid w:val="00726686"/>
    <w:rsid w:val="0074721C"/>
    <w:rsid w:val="007725F6"/>
    <w:rsid w:val="00776C11"/>
    <w:rsid w:val="00784325"/>
    <w:rsid w:val="00793A72"/>
    <w:rsid w:val="007A7C9B"/>
    <w:rsid w:val="007D5D54"/>
    <w:rsid w:val="007D7587"/>
    <w:rsid w:val="007E1654"/>
    <w:rsid w:val="007F09D0"/>
    <w:rsid w:val="007F4560"/>
    <w:rsid w:val="00801341"/>
    <w:rsid w:val="00806BC8"/>
    <w:rsid w:val="00817039"/>
    <w:rsid w:val="00817348"/>
    <w:rsid w:val="0082670F"/>
    <w:rsid w:val="008514E9"/>
    <w:rsid w:val="00854398"/>
    <w:rsid w:val="00856322"/>
    <w:rsid w:val="00870763"/>
    <w:rsid w:val="0087266B"/>
    <w:rsid w:val="008825AF"/>
    <w:rsid w:val="00893222"/>
    <w:rsid w:val="008A3604"/>
    <w:rsid w:val="008A4766"/>
    <w:rsid w:val="008A478F"/>
    <w:rsid w:val="008A591E"/>
    <w:rsid w:val="008C111A"/>
    <w:rsid w:val="008C3C77"/>
    <w:rsid w:val="008C6588"/>
    <w:rsid w:val="008D635C"/>
    <w:rsid w:val="008F2927"/>
    <w:rsid w:val="008F7D3F"/>
    <w:rsid w:val="0091677F"/>
    <w:rsid w:val="009179ED"/>
    <w:rsid w:val="0093139C"/>
    <w:rsid w:val="00941ACA"/>
    <w:rsid w:val="00942252"/>
    <w:rsid w:val="0095069A"/>
    <w:rsid w:val="009765DE"/>
    <w:rsid w:val="009B70F3"/>
    <w:rsid w:val="009B71D6"/>
    <w:rsid w:val="009C3411"/>
    <w:rsid w:val="009C5ACA"/>
    <w:rsid w:val="009C7B29"/>
    <w:rsid w:val="009D2081"/>
    <w:rsid w:val="009D34B8"/>
    <w:rsid w:val="009D44A2"/>
    <w:rsid w:val="009E2F91"/>
    <w:rsid w:val="009F2ECE"/>
    <w:rsid w:val="009F416E"/>
    <w:rsid w:val="00A01C3F"/>
    <w:rsid w:val="00A05D2A"/>
    <w:rsid w:val="00A1542D"/>
    <w:rsid w:val="00A203DB"/>
    <w:rsid w:val="00A217C9"/>
    <w:rsid w:val="00A45547"/>
    <w:rsid w:val="00A45AEB"/>
    <w:rsid w:val="00A50ED8"/>
    <w:rsid w:val="00A535DA"/>
    <w:rsid w:val="00A53A8C"/>
    <w:rsid w:val="00A61A2D"/>
    <w:rsid w:val="00A65E72"/>
    <w:rsid w:val="00A74525"/>
    <w:rsid w:val="00A74528"/>
    <w:rsid w:val="00A76276"/>
    <w:rsid w:val="00AA4C2E"/>
    <w:rsid w:val="00AD0D7D"/>
    <w:rsid w:val="00AE1293"/>
    <w:rsid w:val="00B22E82"/>
    <w:rsid w:val="00B24FDD"/>
    <w:rsid w:val="00B26C4D"/>
    <w:rsid w:val="00B562BC"/>
    <w:rsid w:val="00B70F6B"/>
    <w:rsid w:val="00B82EAC"/>
    <w:rsid w:val="00B84686"/>
    <w:rsid w:val="00BA2110"/>
    <w:rsid w:val="00BB32E3"/>
    <w:rsid w:val="00BC593C"/>
    <w:rsid w:val="00BD10C0"/>
    <w:rsid w:val="00BD2025"/>
    <w:rsid w:val="00BD2158"/>
    <w:rsid w:val="00BD6C22"/>
    <w:rsid w:val="00BE26C3"/>
    <w:rsid w:val="00C206F9"/>
    <w:rsid w:val="00C271E8"/>
    <w:rsid w:val="00C37CA1"/>
    <w:rsid w:val="00C37DA5"/>
    <w:rsid w:val="00C405A0"/>
    <w:rsid w:val="00C47ABC"/>
    <w:rsid w:val="00C56F91"/>
    <w:rsid w:val="00C65C1D"/>
    <w:rsid w:val="00C667E9"/>
    <w:rsid w:val="00C7178C"/>
    <w:rsid w:val="00C7303F"/>
    <w:rsid w:val="00C77652"/>
    <w:rsid w:val="00C85552"/>
    <w:rsid w:val="00C904FF"/>
    <w:rsid w:val="00CC4A6C"/>
    <w:rsid w:val="00CC5E1D"/>
    <w:rsid w:val="00CE3C2F"/>
    <w:rsid w:val="00D260A2"/>
    <w:rsid w:val="00D30765"/>
    <w:rsid w:val="00D448A3"/>
    <w:rsid w:val="00D576B3"/>
    <w:rsid w:val="00D61E65"/>
    <w:rsid w:val="00D666AD"/>
    <w:rsid w:val="00D74A28"/>
    <w:rsid w:val="00DB140A"/>
    <w:rsid w:val="00DB1E69"/>
    <w:rsid w:val="00DB2A97"/>
    <w:rsid w:val="00DC083C"/>
    <w:rsid w:val="00DC3A18"/>
    <w:rsid w:val="00DD2756"/>
    <w:rsid w:val="00DF3435"/>
    <w:rsid w:val="00DF6BAB"/>
    <w:rsid w:val="00E05987"/>
    <w:rsid w:val="00E10B86"/>
    <w:rsid w:val="00E169DE"/>
    <w:rsid w:val="00E17C9F"/>
    <w:rsid w:val="00E34664"/>
    <w:rsid w:val="00E533DA"/>
    <w:rsid w:val="00E54CFF"/>
    <w:rsid w:val="00E54F9A"/>
    <w:rsid w:val="00E77528"/>
    <w:rsid w:val="00E92EEB"/>
    <w:rsid w:val="00E954E7"/>
    <w:rsid w:val="00E971E2"/>
    <w:rsid w:val="00EB2696"/>
    <w:rsid w:val="00EC33D4"/>
    <w:rsid w:val="00EC5FAC"/>
    <w:rsid w:val="00EE7EE9"/>
    <w:rsid w:val="00EF15F6"/>
    <w:rsid w:val="00EF186C"/>
    <w:rsid w:val="00EF68D4"/>
    <w:rsid w:val="00F076FD"/>
    <w:rsid w:val="00F256E2"/>
    <w:rsid w:val="00F25974"/>
    <w:rsid w:val="00F460C3"/>
    <w:rsid w:val="00F53AA8"/>
    <w:rsid w:val="00F56035"/>
    <w:rsid w:val="00F666E9"/>
    <w:rsid w:val="00F77A7B"/>
    <w:rsid w:val="00F835FC"/>
    <w:rsid w:val="00F942EA"/>
    <w:rsid w:val="00FA1214"/>
    <w:rsid w:val="00FA2525"/>
    <w:rsid w:val="00FA4EC2"/>
    <w:rsid w:val="00FA5A8D"/>
    <w:rsid w:val="00FB3759"/>
    <w:rsid w:val="00FC1417"/>
    <w:rsid w:val="00FC4363"/>
    <w:rsid w:val="00FC5003"/>
    <w:rsid w:val="00FD43D9"/>
    <w:rsid w:val="00FE0BF7"/>
    <w:rsid w:val="00FE6EAB"/>
    <w:rsid w:val="00FF3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D2A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5BA4"/>
  </w:style>
  <w:style w:type="paragraph" w:styleId="Ttulo1">
    <w:name w:val="heading 1"/>
    <w:basedOn w:val="Normal"/>
    <w:next w:val="Normal"/>
    <w:link w:val="Ttulo1Char"/>
    <w:qFormat/>
    <w:rsid w:val="008D361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80447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qFormat/>
    <w:rsid w:val="0080447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1D09E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ICATexto">
    <w:name w:val="ICA Texto"/>
    <w:basedOn w:val="Normal"/>
    <w:link w:val="ICATextoChar"/>
    <w:rsid w:val="00804475"/>
    <w:pPr>
      <w:spacing w:after="120"/>
      <w:jc w:val="both"/>
    </w:pPr>
    <w:rPr>
      <w:rFonts w:ascii="Arial" w:hAnsi="Arial"/>
      <w:sz w:val="20"/>
    </w:rPr>
  </w:style>
  <w:style w:type="character" w:customStyle="1" w:styleId="ICATextoChar">
    <w:name w:val="ICA Texto Char"/>
    <w:basedOn w:val="Fontepargpadro"/>
    <w:link w:val="ICATexto"/>
    <w:rsid w:val="006A692A"/>
    <w:rPr>
      <w:rFonts w:ascii="Arial" w:hAnsi="Arial"/>
      <w:szCs w:val="24"/>
      <w:lang w:val="pt-BR" w:eastAsia="pt-BR" w:bidi="ar-SA"/>
    </w:rPr>
  </w:style>
  <w:style w:type="paragraph" w:customStyle="1" w:styleId="ICATitulo1">
    <w:name w:val="ICA Titulo 1"/>
    <w:basedOn w:val="Ttulo1"/>
    <w:next w:val="ICATexto"/>
    <w:rsid w:val="00D627B0"/>
    <w:pPr>
      <w:tabs>
        <w:tab w:val="num" w:pos="426"/>
      </w:tabs>
      <w:spacing w:after="120"/>
      <w:ind w:left="425" w:hanging="425"/>
    </w:pPr>
    <w:rPr>
      <w:sz w:val="28"/>
    </w:rPr>
  </w:style>
  <w:style w:type="paragraph" w:customStyle="1" w:styleId="ICATitulo2">
    <w:name w:val="ICA Titulo 2"/>
    <w:basedOn w:val="Ttulo2"/>
    <w:next w:val="ICATexto"/>
    <w:rsid w:val="005A4D30"/>
    <w:pPr>
      <w:tabs>
        <w:tab w:val="num" w:pos="567"/>
      </w:tabs>
      <w:spacing w:after="120"/>
      <w:ind w:left="567" w:hanging="567"/>
    </w:pPr>
    <w:rPr>
      <w:sz w:val="24"/>
    </w:rPr>
  </w:style>
  <w:style w:type="paragraph" w:customStyle="1" w:styleId="ICATitulo3">
    <w:name w:val="ICA Titulo 3"/>
    <w:basedOn w:val="Ttulo3"/>
    <w:next w:val="ICATexto"/>
    <w:rsid w:val="005A4D30"/>
    <w:pPr>
      <w:tabs>
        <w:tab w:val="num" w:pos="709"/>
      </w:tabs>
      <w:spacing w:after="120"/>
      <w:ind w:left="709" w:hanging="709"/>
    </w:pPr>
    <w:rPr>
      <w:sz w:val="22"/>
    </w:rPr>
  </w:style>
  <w:style w:type="paragraph" w:customStyle="1" w:styleId="ICATitulo4">
    <w:name w:val="ICA Titulo 4"/>
    <w:basedOn w:val="Ttulo4"/>
    <w:next w:val="ICATexto"/>
    <w:rsid w:val="00E24E48"/>
    <w:pPr>
      <w:spacing w:after="120"/>
    </w:pPr>
    <w:rPr>
      <w:rFonts w:ascii="Arial" w:hAnsi="Arial"/>
      <w:sz w:val="22"/>
      <w:u w:val="single"/>
    </w:rPr>
  </w:style>
  <w:style w:type="paragraph" w:customStyle="1" w:styleId="ICABullet1">
    <w:name w:val="ICA Bullet 1"/>
    <w:basedOn w:val="ICATexto"/>
    <w:rsid w:val="00C22C4F"/>
    <w:pPr>
      <w:spacing w:before="120"/>
      <w:ind w:left="360" w:hanging="360"/>
    </w:pPr>
  </w:style>
  <w:style w:type="paragraph" w:customStyle="1" w:styleId="ICABullet2">
    <w:name w:val="ICA Bullet 2"/>
    <w:basedOn w:val="ICATexto"/>
    <w:rsid w:val="00B63122"/>
    <w:pPr>
      <w:tabs>
        <w:tab w:val="num" w:pos="720"/>
      </w:tabs>
      <w:ind w:left="720" w:hanging="720"/>
    </w:pPr>
  </w:style>
  <w:style w:type="paragraph" w:customStyle="1" w:styleId="ICABullet3">
    <w:name w:val="ICA Bullet 3"/>
    <w:basedOn w:val="ICATexto"/>
    <w:rsid w:val="001B2074"/>
    <w:pPr>
      <w:tabs>
        <w:tab w:val="num" w:pos="720"/>
      </w:tabs>
      <w:ind w:left="720" w:hanging="720"/>
    </w:pPr>
  </w:style>
  <w:style w:type="paragraph" w:customStyle="1" w:styleId="ICABulletAlfa1">
    <w:name w:val="ICA Bullet Alfa 1"/>
    <w:basedOn w:val="ICATexto"/>
    <w:rsid w:val="00077869"/>
    <w:pPr>
      <w:tabs>
        <w:tab w:val="num" w:pos="720"/>
      </w:tabs>
      <w:ind w:left="720" w:hanging="720"/>
    </w:pPr>
  </w:style>
  <w:style w:type="paragraph" w:customStyle="1" w:styleId="ICATextoItalico">
    <w:name w:val="ICA Texto Italico"/>
    <w:basedOn w:val="ICATexto"/>
    <w:link w:val="ICATextoItalicoChar"/>
    <w:rsid w:val="006A692A"/>
    <w:rPr>
      <w:i/>
    </w:rPr>
  </w:style>
  <w:style w:type="character" w:customStyle="1" w:styleId="ICATextoItalicoChar">
    <w:name w:val="ICA Texto Italico Char"/>
    <w:basedOn w:val="ICATextoChar"/>
    <w:link w:val="ICATextoItalico"/>
    <w:rsid w:val="006A692A"/>
    <w:rPr>
      <w:rFonts w:ascii="Arial" w:hAnsi="Arial"/>
      <w:i/>
      <w:szCs w:val="24"/>
      <w:lang w:val="pt-BR" w:eastAsia="pt-BR" w:bidi="ar-SA"/>
    </w:rPr>
  </w:style>
  <w:style w:type="paragraph" w:customStyle="1" w:styleId="ICATextoNegrito">
    <w:name w:val="ICA Texto Negrito"/>
    <w:basedOn w:val="ICATexto"/>
    <w:rsid w:val="00425166"/>
    <w:rPr>
      <w:b/>
    </w:rPr>
  </w:style>
  <w:style w:type="paragraph" w:customStyle="1" w:styleId="ICATextoSublinhado">
    <w:name w:val="ICA Texto Sublinhado"/>
    <w:basedOn w:val="ICATexto"/>
    <w:rsid w:val="00425166"/>
    <w:rPr>
      <w:u w:val="single"/>
    </w:rPr>
  </w:style>
  <w:style w:type="paragraph" w:customStyle="1" w:styleId="ICABulletNum1">
    <w:name w:val="ICA Bullet Num 1"/>
    <w:basedOn w:val="ICATexto"/>
    <w:rsid w:val="002B3007"/>
    <w:pPr>
      <w:tabs>
        <w:tab w:val="num" w:pos="720"/>
      </w:tabs>
      <w:ind w:left="720" w:hanging="720"/>
    </w:pPr>
    <w:rPr>
      <w:lang w:val="es-PE"/>
    </w:rPr>
  </w:style>
  <w:style w:type="paragraph" w:styleId="Sumrio1">
    <w:name w:val="toc 1"/>
    <w:basedOn w:val="Normal"/>
    <w:next w:val="Normal"/>
    <w:autoRedefine/>
    <w:uiPriority w:val="39"/>
    <w:rsid w:val="004F6DE3"/>
    <w:rPr>
      <w:rFonts w:ascii="Arial" w:hAnsi="Arial"/>
    </w:rPr>
  </w:style>
  <w:style w:type="paragraph" w:styleId="Sumrio2">
    <w:name w:val="toc 2"/>
    <w:basedOn w:val="Normal"/>
    <w:next w:val="Normal"/>
    <w:autoRedefine/>
    <w:semiHidden/>
    <w:rsid w:val="004F6DE3"/>
    <w:rPr>
      <w:rFonts w:ascii="Arial" w:hAnsi="Arial"/>
      <w:sz w:val="22"/>
    </w:rPr>
  </w:style>
  <w:style w:type="paragraph" w:styleId="Sumrio3">
    <w:name w:val="toc 3"/>
    <w:basedOn w:val="Normal"/>
    <w:next w:val="Normal"/>
    <w:autoRedefine/>
    <w:uiPriority w:val="39"/>
    <w:rsid w:val="004F6DE3"/>
    <w:rPr>
      <w:rFonts w:ascii="Arial" w:hAnsi="Arial"/>
      <w:sz w:val="22"/>
    </w:rPr>
  </w:style>
  <w:style w:type="paragraph" w:customStyle="1" w:styleId="ICABulletNum2">
    <w:name w:val="ICA Bullet Num 2"/>
    <w:basedOn w:val="ICATexto"/>
    <w:rsid w:val="002B3007"/>
    <w:pPr>
      <w:tabs>
        <w:tab w:val="num" w:pos="1440"/>
      </w:tabs>
      <w:ind w:left="1440" w:hanging="720"/>
    </w:pPr>
    <w:rPr>
      <w:lang w:val="es-PE"/>
    </w:rPr>
  </w:style>
  <w:style w:type="paragraph" w:customStyle="1" w:styleId="ICABulletNum3">
    <w:name w:val="ICA Bullet Num 3"/>
    <w:basedOn w:val="ICATexto"/>
    <w:rsid w:val="002B3007"/>
    <w:pPr>
      <w:tabs>
        <w:tab w:val="num" w:pos="2160"/>
      </w:tabs>
      <w:ind w:left="2160" w:hanging="720"/>
    </w:pPr>
    <w:rPr>
      <w:lang w:val="es-PE"/>
    </w:rPr>
  </w:style>
  <w:style w:type="paragraph" w:customStyle="1" w:styleId="ICAIndentAlfaNum1">
    <w:name w:val="ICA Indent Alfa Num 1"/>
    <w:basedOn w:val="ICATexto"/>
    <w:rsid w:val="00532637"/>
    <w:pPr>
      <w:tabs>
        <w:tab w:val="left" w:pos="709"/>
      </w:tabs>
      <w:ind w:left="709"/>
    </w:pPr>
    <w:rPr>
      <w:lang w:val="es-PE"/>
    </w:rPr>
  </w:style>
  <w:style w:type="paragraph" w:customStyle="1" w:styleId="ICAIndentAlfaNum3">
    <w:name w:val="ICA Indent Alfa Num 3"/>
    <w:basedOn w:val="ICATexto"/>
    <w:rsid w:val="00993C14"/>
    <w:pPr>
      <w:ind w:left="1701"/>
    </w:pPr>
    <w:rPr>
      <w:lang w:val="es-PE"/>
    </w:rPr>
  </w:style>
  <w:style w:type="paragraph" w:customStyle="1" w:styleId="ICAIndentAlfaNum2">
    <w:name w:val="ICA Indent Alfa Num 2"/>
    <w:basedOn w:val="ICATexto"/>
    <w:rsid w:val="00993C14"/>
    <w:pPr>
      <w:ind w:left="1134"/>
    </w:pPr>
    <w:rPr>
      <w:lang w:val="es-PE"/>
    </w:rPr>
  </w:style>
  <w:style w:type="paragraph" w:customStyle="1" w:styleId="ICABulletAlfa2">
    <w:name w:val="ICA Bullet Alfa 2"/>
    <w:basedOn w:val="ICATexto"/>
    <w:rsid w:val="00077869"/>
    <w:pPr>
      <w:tabs>
        <w:tab w:val="num" w:pos="1440"/>
      </w:tabs>
      <w:ind w:left="1440" w:hanging="720"/>
    </w:pPr>
    <w:rPr>
      <w:lang w:val="en-US"/>
    </w:rPr>
  </w:style>
  <w:style w:type="paragraph" w:customStyle="1" w:styleId="ICAIndent1">
    <w:name w:val="ICA Indent 1"/>
    <w:basedOn w:val="ICATexto"/>
    <w:rsid w:val="00993C14"/>
    <w:pPr>
      <w:ind w:left="709"/>
    </w:pPr>
  </w:style>
  <w:style w:type="paragraph" w:customStyle="1" w:styleId="ICABulletAlfa3">
    <w:name w:val="ICA Bullet Alfa 3"/>
    <w:basedOn w:val="ICATexto"/>
    <w:rsid w:val="00077869"/>
    <w:pPr>
      <w:tabs>
        <w:tab w:val="num" w:pos="2160"/>
      </w:tabs>
      <w:ind w:left="2160" w:hanging="720"/>
    </w:pPr>
    <w:rPr>
      <w:lang w:val="en-US"/>
    </w:rPr>
  </w:style>
  <w:style w:type="paragraph" w:customStyle="1" w:styleId="ICATtulo">
    <w:name w:val="ICA Título"/>
    <w:basedOn w:val="ICATitulo1"/>
    <w:next w:val="ICATexto"/>
    <w:rsid w:val="004E65B3"/>
    <w:pPr>
      <w:tabs>
        <w:tab w:val="clear" w:pos="426"/>
      </w:tabs>
      <w:spacing w:after="480"/>
      <w:ind w:left="0" w:firstLine="0"/>
      <w:jc w:val="both"/>
      <w:outlineLvl w:val="4"/>
    </w:pPr>
  </w:style>
  <w:style w:type="paragraph" w:styleId="Cabealho">
    <w:name w:val="header"/>
    <w:basedOn w:val="Normal"/>
    <w:link w:val="CabealhoChar"/>
    <w:rsid w:val="003E64FA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rsid w:val="002A6FD6"/>
    <w:rPr>
      <w:sz w:val="24"/>
      <w:szCs w:val="24"/>
      <w:lang w:val="pt-BR" w:eastAsia="pt-BR" w:bidi="ar-SA"/>
    </w:rPr>
  </w:style>
  <w:style w:type="paragraph" w:styleId="Rodap">
    <w:name w:val="footer"/>
    <w:basedOn w:val="Normal"/>
    <w:rsid w:val="003E64FA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CA3626"/>
  </w:style>
  <w:style w:type="paragraph" w:customStyle="1" w:styleId="ICAIndent2">
    <w:name w:val="ICA Indent 2"/>
    <w:basedOn w:val="ICATexto"/>
    <w:rsid w:val="00573A1D"/>
    <w:pPr>
      <w:ind w:left="992"/>
    </w:pPr>
    <w:rPr>
      <w:lang w:val="es-PE"/>
    </w:rPr>
  </w:style>
  <w:style w:type="paragraph" w:customStyle="1" w:styleId="ICAIndent3">
    <w:name w:val="ICA Indent 3"/>
    <w:basedOn w:val="ICATexto"/>
    <w:rsid w:val="00573A1D"/>
    <w:pPr>
      <w:ind w:left="1276"/>
    </w:pPr>
  </w:style>
  <w:style w:type="paragraph" w:customStyle="1" w:styleId="ICALogoCapa">
    <w:name w:val="ICA Logo Capa"/>
    <w:basedOn w:val="ICATexto"/>
    <w:link w:val="ICALogoCapaChar"/>
    <w:rsid w:val="002A6FD6"/>
    <w:pPr>
      <w:spacing w:after="240"/>
      <w:jc w:val="center"/>
    </w:pPr>
    <w:rPr>
      <w:sz w:val="22"/>
    </w:rPr>
  </w:style>
  <w:style w:type="character" w:customStyle="1" w:styleId="ICALogoCapaChar">
    <w:name w:val="ICA Logo Capa Char"/>
    <w:basedOn w:val="ICATextoChar"/>
    <w:link w:val="ICALogoCapa"/>
    <w:rsid w:val="00720F64"/>
    <w:rPr>
      <w:rFonts w:ascii="Arial" w:hAnsi="Arial"/>
      <w:sz w:val="22"/>
      <w:szCs w:val="24"/>
      <w:lang w:val="pt-BR" w:eastAsia="pt-BR" w:bidi="ar-SA"/>
    </w:rPr>
  </w:style>
  <w:style w:type="paragraph" w:customStyle="1" w:styleId="ICACapaTitulo1">
    <w:name w:val="ICA Capa Titulo 1"/>
    <w:basedOn w:val="ICATexto"/>
    <w:rsid w:val="002A6FD6"/>
    <w:pPr>
      <w:spacing w:before="240" w:after="240"/>
      <w:jc w:val="center"/>
    </w:pPr>
    <w:rPr>
      <w:rFonts w:ascii="Tahoma" w:hAnsi="Tahoma"/>
      <w:i/>
      <w:sz w:val="40"/>
    </w:rPr>
  </w:style>
  <w:style w:type="paragraph" w:customStyle="1" w:styleId="ICACapaTitulo2">
    <w:name w:val="ICA Capa Titulo 2"/>
    <w:basedOn w:val="ICATexto"/>
    <w:next w:val="ICACapaData"/>
    <w:rsid w:val="0075348A"/>
    <w:pPr>
      <w:jc w:val="center"/>
    </w:pPr>
    <w:rPr>
      <w:rFonts w:ascii="Tahoma" w:hAnsi="Tahoma"/>
      <w:i/>
      <w:sz w:val="36"/>
    </w:rPr>
  </w:style>
  <w:style w:type="paragraph" w:customStyle="1" w:styleId="ICACapaData">
    <w:name w:val="ICA Capa Data"/>
    <w:basedOn w:val="ICATexto"/>
    <w:rsid w:val="0075348A"/>
    <w:pPr>
      <w:spacing w:before="360" w:after="240"/>
      <w:jc w:val="center"/>
    </w:pPr>
    <w:rPr>
      <w:rFonts w:ascii="Tahoma" w:hAnsi="Tahoma"/>
      <w:b/>
      <w:i/>
      <w:sz w:val="24"/>
    </w:rPr>
  </w:style>
  <w:style w:type="table" w:styleId="Tabelacomgrade">
    <w:name w:val="Table Grid"/>
    <w:basedOn w:val="Tabelanormal"/>
    <w:rsid w:val="00D53E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CACapaEndereo">
    <w:name w:val="ICA Capa Endereço"/>
    <w:basedOn w:val="Normal"/>
    <w:rsid w:val="002A6FD6"/>
    <w:pPr>
      <w:spacing w:before="40"/>
      <w:jc w:val="right"/>
    </w:pPr>
    <w:rPr>
      <w:rFonts w:ascii="Tahoma" w:hAnsi="Tahoma"/>
      <w:sz w:val="20"/>
      <w:szCs w:val="20"/>
    </w:rPr>
  </w:style>
  <w:style w:type="paragraph" w:customStyle="1" w:styleId="ICACapaBarraAzulEndereo">
    <w:name w:val="ICA Capa Barra Azul Endereço"/>
    <w:basedOn w:val="Normal"/>
    <w:rsid w:val="002A6FD6"/>
    <w:pPr>
      <w:jc w:val="right"/>
    </w:pPr>
    <w:rPr>
      <w:rFonts w:ascii="Arial" w:hAnsi="Arial"/>
      <w:szCs w:val="20"/>
    </w:rPr>
  </w:style>
  <w:style w:type="paragraph" w:customStyle="1" w:styleId="ICACapaDados1">
    <w:name w:val="ICA Capa Dados 1"/>
    <w:basedOn w:val="Normal"/>
    <w:next w:val="ICACapaDados1Indent"/>
    <w:link w:val="ICACapaDados1Char"/>
    <w:rsid w:val="00977CFF"/>
    <w:pPr>
      <w:tabs>
        <w:tab w:val="left" w:pos="2470"/>
      </w:tabs>
      <w:spacing w:before="40"/>
      <w:ind w:left="2470" w:hanging="2470"/>
    </w:pPr>
    <w:rPr>
      <w:rFonts w:ascii="Tahoma" w:hAnsi="Tahoma"/>
    </w:rPr>
  </w:style>
  <w:style w:type="paragraph" w:customStyle="1" w:styleId="ICACapaDados1Indent">
    <w:name w:val="ICA Capa Dados 1 Indent"/>
    <w:basedOn w:val="ICACapaDados1"/>
    <w:rsid w:val="00B4693A"/>
    <w:pPr>
      <w:tabs>
        <w:tab w:val="clear" w:pos="2470"/>
      </w:tabs>
      <w:ind w:firstLine="0"/>
    </w:pPr>
  </w:style>
  <w:style w:type="character" w:customStyle="1" w:styleId="ICACapaDados1Char">
    <w:name w:val="ICA Capa Dados 1 Char"/>
    <w:basedOn w:val="Fontepargpadro"/>
    <w:link w:val="ICACapaDados1"/>
    <w:rsid w:val="00977CFF"/>
    <w:rPr>
      <w:rFonts w:ascii="Tahoma" w:hAnsi="Tahoma"/>
      <w:sz w:val="24"/>
      <w:szCs w:val="24"/>
      <w:lang w:val="pt-BR" w:eastAsia="pt-BR" w:bidi="ar-SA"/>
    </w:rPr>
  </w:style>
  <w:style w:type="paragraph" w:customStyle="1" w:styleId="ICACapaDados1Azul">
    <w:name w:val="ICA Capa Dados 1 Azul"/>
    <w:basedOn w:val="ICATexto"/>
    <w:link w:val="ICACapaDados1AzulChar"/>
    <w:rsid w:val="00221B90"/>
    <w:pPr>
      <w:spacing w:before="120"/>
      <w:ind w:left="709" w:hanging="709"/>
    </w:pPr>
    <w:rPr>
      <w:rFonts w:ascii="Tahoma" w:hAnsi="Tahoma"/>
      <w:b/>
      <w:i/>
      <w:color w:val="333399"/>
      <w:sz w:val="24"/>
    </w:rPr>
  </w:style>
  <w:style w:type="character" w:customStyle="1" w:styleId="ICACapaDados1AzulChar">
    <w:name w:val="ICA Capa Dados 1 Azul Char"/>
    <w:basedOn w:val="Fontepargpadro"/>
    <w:link w:val="ICACapaDados1Azul"/>
    <w:rsid w:val="00221B90"/>
    <w:rPr>
      <w:rFonts w:ascii="Tahoma" w:hAnsi="Tahoma"/>
      <w:b/>
      <w:i/>
      <w:color w:val="333399"/>
      <w:sz w:val="24"/>
      <w:szCs w:val="24"/>
      <w:lang w:val="pt-BR" w:eastAsia="pt-BR" w:bidi="ar-SA"/>
    </w:rPr>
  </w:style>
  <w:style w:type="character" w:styleId="Hyperlink">
    <w:name w:val="Hyperlink"/>
    <w:basedOn w:val="Fontepargpadro"/>
    <w:uiPriority w:val="99"/>
    <w:rsid w:val="007E5945"/>
    <w:rPr>
      <w:color w:val="0000FF"/>
      <w:u w:val="single"/>
    </w:rPr>
  </w:style>
  <w:style w:type="paragraph" w:customStyle="1" w:styleId="ICASumrio">
    <w:name w:val="ICA Sumário"/>
    <w:basedOn w:val="ICATtulo"/>
    <w:next w:val="ICATexto"/>
    <w:rsid w:val="00011A0D"/>
  </w:style>
  <w:style w:type="paragraph" w:styleId="Textodebalo">
    <w:name w:val="Balloon Text"/>
    <w:basedOn w:val="Normal"/>
    <w:semiHidden/>
    <w:rsid w:val="00F46872"/>
    <w:rPr>
      <w:rFonts w:ascii="Tahoma" w:hAnsi="Tahoma"/>
      <w:sz w:val="16"/>
      <w:szCs w:val="16"/>
    </w:rPr>
  </w:style>
  <w:style w:type="paragraph" w:customStyle="1" w:styleId="ICATextoRef">
    <w:name w:val="ICA Texto Ref"/>
    <w:basedOn w:val="ICATexto"/>
    <w:rsid w:val="00CE6058"/>
    <w:pPr>
      <w:ind w:left="709" w:hanging="709"/>
    </w:pPr>
  </w:style>
  <w:style w:type="paragraph" w:customStyle="1" w:styleId="ICACapaBarraAzul">
    <w:name w:val="ICA Capa Barra Azul"/>
    <w:basedOn w:val="Normal"/>
    <w:next w:val="Normal"/>
    <w:rsid w:val="00266BF1"/>
    <w:pPr>
      <w:spacing w:before="40"/>
    </w:pPr>
  </w:style>
  <w:style w:type="table" w:customStyle="1" w:styleId="ICACapaTabela">
    <w:name w:val="ICA Capa Tabela"/>
    <w:basedOn w:val="Tabelanormal"/>
    <w:rsid w:val="00266BF1"/>
    <w:pPr>
      <w:tabs>
        <w:tab w:val="left" w:pos="2835"/>
      </w:tabs>
      <w:spacing w:before="40"/>
    </w:pPr>
    <w:tblPr>
      <w:tblInd w:w="0" w:type="dxa"/>
      <w:tblBorders>
        <w:left w:val="single" w:sz="48" w:space="0" w:color="333399"/>
      </w:tblBorders>
      <w:tblCellMar>
        <w:top w:w="0" w:type="dxa"/>
        <w:left w:w="0" w:type="dxa"/>
        <w:bottom w:w="0" w:type="dxa"/>
        <w:right w:w="108" w:type="dxa"/>
      </w:tblCellMar>
    </w:tblPr>
  </w:style>
  <w:style w:type="paragraph" w:customStyle="1" w:styleId="ICACapaResumo">
    <w:name w:val="ICA Capa Resumo"/>
    <w:basedOn w:val="Normal"/>
    <w:rsid w:val="00720F64"/>
    <w:pPr>
      <w:jc w:val="both"/>
    </w:pPr>
    <w:rPr>
      <w:rFonts w:ascii="Tahoma" w:hAnsi="Tahoma"/>
    </w:rPr>
  </w:style>
  <w:style w:type="paragraph" w:customStyle="1" w:styleId="ICACapaTitulo2Dir">
    <w:name w:val="ICA Capa Titulo 2 Dir"/>
    <w:basedOn w:val="ICACapaTitulo2"/>
    <w:rsid w:val="00086593"/>
    <w:pPr>
      <w:pBdr>
        <w:bottom w:val="single" w:sz="4" w:space="1" w:color="auto"/>
      </w:pBdr>
      <w:jc w:val="right"/>
    </w:pPr>
  </w:style>
  <w:style w:type="paragraph" w:styleId="Subttulo">
    <w:name w:val="Subtitle"/>
    <w:basedOn w:val="Normal"/>
    <w:next w:val="Normal"/>
    <w:pPr>
      <w:spacing w:after="60"/>
    </w:pPr>
    <w:rPr>
      <w:rFonts w:ascii="Arial" w:eastAsia="Arial" w:hAnsi="Arial" w:cs="Arial"/>
    </w:rPr>
  </w:style>
  <w:style w:type="character" w:styleId="Refdecomentrio">
    <w:name w:val="annotation reference"/>
    <w:basedOn w:val="Fontepargpadro"/>
    <w:semiHidden/>
    <w:rsid w:val="00F46872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rsid w:val="00F4687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semiHidden/>
    <w:rsid w:val="00F46872"/>
    <w:rPr>
      <w:b/>
      <w:bCs/>
    </w:rPr>
  </w:style>
  <w:style w:type="paragraph" w:styleId="Recuodecorpodetexto">
    <w:name w:val="Body Text Indent"/>
    <w:basedOn w:val="Normal"/>
    <w:rsid w:val="00805CAD"/>
    <w:pPr>
      <w:ind w:firstLine="567"/>
      <w:jc w:val="both"/>
    </w:pPr>
    <w:rPr>
      <w:szCs w:val="20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C47ABC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C47AB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C47ABC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452C10"/>
    <w:pPr>
      <w:ind w:left="720"/>
      <w:contextualSpacing/>
    </w:pPr>
  </w:style>
  <w:style w:type="table" w:customStyle="1" w:styleId="Tabelacomgrade1">
    <w:name w:val="Tabela com grade1"/>
    <w:basedOn w:val="Tabelanormal"/>
    <w:next w:val="Tabelacomgrade"/>
    <w:uiPriority w:val="39"/>
    <w:rsid w:val="002E5D96"/>
    <w:rPr>
      <w:sz w:val="20"/>
      <w:szCs w:val="20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-formataoHTML">
    <w:name w:val="HTML Preformatted"/>
    <w:basedOn w:val="Normal"/>
    <w:link w:val="Pr-formataoHTMLChar"/>
    <w:uiPriority w:val="99"/>
    <w:unhideWhenUsed/>
    <w:rsid w:val="00291E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291E2A"/>
    <w:rPr>
      <w:rFonts w:ascii="Courier New" w:hAnsi="Courier New" w:cs="Courier New"/>
      <w:sz w:val="20"/>
      <w:szCs w:val="20"/>
    </w:rPr>
  </w:style>
  <w:style w:type="character" w:customStyle="1" w:styleId="y2iqfc">
    <w:name w:val="y2iqfc"/>
    <w:basedOn w:val="Fontepargpadro"/>
    <w:rsid w:val="00291E2A"/>
  </w:style>
  <w:style w:type="character" w:customStyle="1" w:styleId="Ttulo1Char">
    <w:name w:val="Título 1 Char"/>
    <w:basedOn w:val="Fontepargpadro"/>
    <w:link w:val="Ttulo1"/>
    <w:rsid w:val="001C449E"/>
    <w:rPr>
      <w:rFonts w:ascii="Arial" w:hAnsi="Arial" w:cs="Arial"/>
      <w:b/>
      <w:bCs/>
      <w:kern w:val="32"/>
      <w:sz w:val="32"/>
      <w:szCs w:val="32"/>
    </w:rPr>
  </w:style>
  <w:style w:type="character" w:customStyle="1" w:styleId="Ttulo3Char">
    <w:name w:val="Título 3 Char"/>
    <w:basedOn w:val="Fontepargpadro"/>
    <w:link w:val="Ttulo3"/>
    <w:rsid w:val="001C449E"/>
    <w:rPr>
      <w:rFonts w:ascii="Arial" w:hAnsi="Arial" w:cs="Arial"/>
      <w:b/>
      <w:bCs/>
      <w:sz w:val="26"/>
      <w:szCs w:val="26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1C449E"/>
    <w:rPr>
      <w:sz w:val="20"/>
      <w:szCs w:val="20"/>
    </w:rPr>
  </w:style>
  <w:style w:type="paragraph" w:styleId="Reviso">
    <w:name w:val="Revision"/>
    <w:hidden/>
    <w:uiPriority w:val="99"/>
    <w:semiHidden/>
    <w:rsid w:val="001C449E"/>
  </w:style>
  <w:style w:type="character" w:customStyle="1" w:styleId="enlighter-c0">
    <w:name w:val="enlighter-c0"/>
    <w:basedOn w:val="Fontepargpadro"/>
    <w:rsid w:val="00B22E82"/>
  </w:style>
  <w:style w:type="character" w:customStyle="1" w:styleId="enlighter-text">
    <w:name w:val="enlighter-text"/>
    <w:basedOn w:val="Fontepargpadro"/>
    <w:rsid w:val="00B22E82"/>
  </w:style>
  <w:style w:type="character" w:customStyle="1" w:styleId="enlighter-n0">
    <w:name w:val="enlighter-n0"/>
    <w:basedOn w:val="Fontepargpadro"/>
    <w:rsid w:val="00B22E82"/>
  </w:style>
  <w:style w:type="character" w:customStyle="1" w:styleId="enlighter-n1">
    <w:name w:val="enlighter-n1"/>
    <w:basedOn w:val="Fontepargpadro"/>
    <w:rsid w:val="00B22E82"/>
  </w:style>
  <w:style w:type="character" w:customStyle="1" w:styleId="enlighter-m0">
    <w:name w:val="enlighter-m0"/>
    <w:basedOn w:val="Fontepargpadro"/>
    <w:rsid w:val="00E533DA"/>
  </w:style>
  <w:style w:type="character" w:customStyle="1" w:styleId="enlighter-g1">
    <w:name w:val="enlighter-g1"/>
    <w:basedOn w:val="Fontepargpadro"/>
    <w:rsid w:val="00E533DA"/>
  </w:style>
  <w:style w:type="character" w:customStyle="1" w:styleId="enlighter-s0">
    <w:name w:val="enlighter-s0"/>
    <w:basedOn w:val="Fontepargpadro"/>
    <w:rsid w:val="00E533DA"/>
  </w:style>
  <w:style w:type="character" w:customStyle="1" w:styleId="enlighter-m1">
    <w:name w:val="enlighter-m1"/>
    <w:basedOn w:val="Fontepargpadro"/>
    <w:rsid w:val="00E533DA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A6940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5BA4"/>
  </w:style>
  <w:style w:type="paragraph" w:styleId="Ttulo1">
    <w:name w:val="heading 1"/>
    <w:basedOn w:val="Normal"/>
    <w:next w:val="Normal"/>
    <w:link w:val="Ttulo1Char"/>
    <w:qFormat/>
    <w:rsid w:val="008D361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80447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qFormat/>
    <w:rsid w:val="0080447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1D09E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ICATexto">
    <w:name w:val="ICA Texto"/>
    <w:basedOn w:val="Normal"/>
    <w:link w:val="ICATextoChar"/>
    <w:rsid w:val="00804475"/>
    <w:pPr>
      <w:spacing w:after="120"/>
      <w:jc w:val="both"/>
    </w:pPr>
    <w:rPr>
      <w:rFonts w:ascii="Arial" w:hAnsi="Arial"/>
      <w:sz w:val="20"/>
    </w:rPr>
  </w:style>
  <w:style w:type="character" w:customStyle="1" w:styleId="ICATextoChar">
    <w:name w:val="ICA Texto Char"/>
    <w:basedOn w:val="Fontepargpadro"/>
    <w:link w:val="ICATexto"/>
    <w:rsid w:val="006A692A"/>
    <w:rPr>
      <w:rFonts w:ascii="Arial" w:hAnsi="Arial"/>
      <w:szCs w:val="24"/>
      <w:lang w:val="pt-BR" w:eastAsia="pt-BR" w:bidi="ar-SA"/>
    </w:rPr>
  </w:style>
  <w:style w:type="paragraph" w:customStyle="1" w:styleId="ICATitulo1">
    <w:name w:val="ICA Titulo 1"/>
    <w:basedOn w:val="Ttulo1"/>
    <w:next w:val="ICATexto"/>
    <w:rsid w:val="00D627B0"/>
    <w:pPr>
      <w:tabs>
        <w:tab w:val="num" w:pos="426"/>
      </w:tabs>
      <w:spacing w:after="120"/>
      <w:ind w:left="425" w:hanging="425"/>
    </w:pPr>
    <w:rPr>
      <w:sz w:val="28"/>
    </w:rPr>
  </w:style>
  <w:style w:type="paragraph" w:customStyle="1" w:styleId="ICATitulo2">
    <w:name w:val="ICA Titulo 2"/>
    <w:basedOn w:val="Ttulo2"/>
    <w:next w:val="ICATexto"/>
    <w:rsid w:val="005A4D30"/>
    <w:pPr>
      <w:tabs>
        <w:tab w:val="num" w:pos="567"/>
      </w:tabs>
      <w:spacing w:after="120"/>
      <w:ind w:left="567" w:hanging="567"/>
    </w:pPr>
    <w:rPr>
      <w:sz w:val="24"/>
    </w:rPr>
  </w:style>
  <w:style w:type="paragraph" w:customStyle="1" w:styleId="ICATitulo3">
    <w:name w:val="ICA Titulo 3"/>
    <w:basedOn w:val="Ttulo3"/>
    <w:next w:val="ICATexto"/>
    <w:rsid w:val="005A4D30"/>
    <w:pPr>
      <w:tabs>
        <w:tab w:val="num" w:pos="709"/>
      </w:tabs>
      <w:spacing w:after="120"/>
      <w:ind w:left="709" w:hanging="709"/>
    </w:pPr>
    <w:rPr>
      <w:sz w:val="22"/>
    </w:rPr>
  </w:style>
  <w:style w:type="paragraph" w:customStyle="1" w:styleId="ICATitulo4">
    <w:name w:val="ICA Titulo 4"/>
    <w:basedOn w:val="Ttulo4"/>
    <w:next w:val="ICATexto"/>
    <w:rsid w:val="00E24E48"/>
    <w:pPr>
      <w:spacing w:after="120"/>
    </w:pPr>
    <w:rPr>
      <w:rFonts w:ascii="Arial" w:hAnsi="Arial"/>
      <w:sz w:val="22"/>
      <w:u w:val="single"/>
    </w:rPr>
  </w:style>
  <w:style w:type="paragraph" w:customStyle="1" w:styleId="ICABullet1">
    <w:name w:val="ICA Bullet 1"/>
    <w:basedOn w:val="ICATexto"/>
    <w:rsid w:val="00C22C4F"/>
    <w:pPr>
      <w:spacing w:before="120"/>
      <w:ind w:left="360" w:hanging="360"/>
    </w:pPr>
  </w:style>
  <w:style w:type="paragraph" w:customStyle="1" w:styleId="ICABullet2">
    <w:name w:val="ICA Bullet 2"/>
    <w:basedOn w:val="ICATexto"/>
    <w:rsid w:val="00B63122"/>
    <w:pPr>
      <w:tabs>
        <w:tab w:val="num" w:pos="720"/>
      </w:tabs>
      <w:ind w:left="720" w:hanging="720"/>
    </w:pPr>
  </w:style>
  <w:style w:type="paragraph" w:customStyle="1" w:styleId="ICABullet3">
    <w:name w:val="ICA Bullet 3"/>
    <w:basedOn w:val="ICATexto"/>
    <w:rsid w:val="001B2074"/>
    <w:pPr>
      <w:tabs>
        <w:tab w:val="num" w:pos="720"/>
      </w:tabs>
      <w:ind w:left="720" w:hanging="720"/>
    </w:pPr>
  </w:style>
  <w:style w:type="paragraph" w:customStyle="1" w:styleId="ICABulletAlfa1">
    <w:name w:val="ICA Bullet Alfa 1"/>
    <w:basedOn w:val="ICATexto"/>
    <w:rsid w:val="00077869"/>
    <w:pPr>
      <w:tabs>
        <w:tab w:val="num" w:pos="720"/>
      </w:tabs>
      <w:ind w:left="720" w:hanging="720"/>
    </w:pPr>
  </w:style>
  <w:style w:type="paragraph" w:customStyle="1" w:styleId="ICATextoItalico">
    <w:name w:val="ICA Texto Italico"/>
    <w:basedOn w:val="ICATexto"/>
    <w:link w:val="ICATextoItalicoChar"/>
    <w:rsid w:val="006A692A"/>
    <w:rPr>
      <w:i/>
    </w:rPr>
  </w:style>
  <w:style w:type="character" w:customStyle="1" w:styleId="ICATextoItalicoChar">
    <w:name w:val="ICA Texto Italico Char"/>
    <w:basedOn w:val="ICATextoChar"/>
    <w:link w:val="ICATextoItalico"/>
    <w:rsid w:val="006A692A"/>
    <w:rPr>
      <w:rFonts w:ascii="Arial" w:hAnsi="Arial"/>
      <w:i/>
      <w:szCs w:val="24"/>
      <w:lang w:val="pt-BR" w:eastAsia="pt-BR" w:bidi="ar-SA"/>
    </w:rPr>
  </w:style>
  <w:style w:type="paragraph" w:customStyle="1" w:styleId="ICATextoNegrito">
    <w:name w:val="ICA Texto Negrito"/>
    <w:basedOn w:val="ICATexto"/>
    <w:rsid w:val="00425166"/>
    <w:rPr>
      <w:b/>
    </w:rPr>
  </w:style>
  <w:style w:type="paragraph" w:customStyle="1" w:styleId="ICATextoSublinhado">
    <w:name w:val="ICA Texto Sublinhado"/>
    <w:basedOn w:val="ICATexto"/>
    <w:rsid w:val="00425166"/>
    <w:rPr>
      <w:u w:val="single"/>
    </w:rPr>
  </w:style>
  <w:style w:type="paragraph" w:customStyle="1" w:styleId="ICABulletNum1">
    <w:name w:val="ICA Bullet Num 1"/>
    <w:basedOn w:val="ICATexto"/>
    <w:rsid w:val="002B3007"/>
    <w:pPr>
      <w:tabs>
        <w:tab w:val="num" w:pos="720"/>
      </w:tabs>
      <w:ind w:left="720" w:hanging="720"/>
    </w:pPr>
    <w:rPr>
      <w:lang w:val="es-PE"/>
    </w:rPr>
  </w:style>
  <w:style w:type="paragraph" w:styleId="Sumrio1">
    <w:name w:val="toc 1"/>
    <w:basedOn w:val="Normal"/>
    <w:next w:val="Normal"/>
    <w:autoRedefine/>
    <w:uiPriority w:val="39"/>
    <w:rsid w:val="004F6DE3"/>
    <w:rPr>
      <w:rFonts w:ascii="Arial" w:hAnsi="Arial"/>
    </w:rPr>
  </w:style>
  <w:style w:type="paragraph" w:styleId="Sumrio2">
    <w:name w:val="toc 2"/>
    <w:basedOn w:val="Normal"/>
    <w:next w:val="Normal"/>
    <w:autoRedefine/>
    <w:semiHidden/>
    <w:rsid w:val="004F6DE3"/>
    <w:rPr>
      <w:rFonts w:ascii="Arial" w:hAnsi="Arial"/>
      <w:sz w:val="22"/>
    </w:rPr>
  </w:style>
  <w:style w:type="paragraph" w:styleId="Sumrio3">
    <w:name w:val="toc 3"/>
    <w:basedOn w:val="Normal"/>
    <w:next w:val="Normal"/>
    <w:autoRedefine/>
    <w:uiPriority w:val="39"/>
    <w:rsid w:val="004F6DE3"/>
    <w:rPr>
      <w:rFonts w:ascii="Arial" w:hAnsi="Arial"/>
      <w:sz w:val="22"/>
    </w:rPr>
  </w:style>
  <w:style w:type="paragraph" w:customStyle="1" w:styleId="ICABulletNum2">
    <w:name w:val="ICA Bullet Num 2"/>
    <w:basedOn w:val="ICATexto"/>
    <w:rsid w:val="002B3007"/>
    <w:pPr>
      <w:tabs>
        <w:tab w:val="num" w:pos="1440"/>
      </w:tabs>
      <w:ind w:left="1440" w:hanging="720"/>
    </w:pPr>
    <w:rPr>
      <w:lang w:val="es-PE"/>
    </w:rPr>
  </w:style>
  <w:style w:type="paragraph" w:customStyle="1" w:styleId="ICABulletNum3">
    <w:name w:val="ICA Bullet Num 3"/>
    <w:basedOn w:val="ICATexto"/>
    <w:rsid w:val="002B3007"/>
    <w:pPr>
      <w:tabs>
        <w:tab w:val="num" w:pos="2160"/>
      </w:tabs>
      <w:ind w:left="2160" w:hanging="720"/>
    </w:pPr>
    <w:rPr>
      <w:lang w:val="es-PE"/>
    </w:rPr>
  </w:style>
  <w:style w:type="paragraph" w:customStyle="1" w:styleId="ICAIndentAlfaNum1">
    <w:name w:val="ICA Indent Alfa Num 1"/>
    <w:basedOn w:val="ICATexto"/>
    <w:rsid w:val="00532637"/>
    <w:pPr>
      <w:tabs>
        <w:tab w:val="left" w:pos="709"/>
      </w:tabs>
      <w:ind w:left="709"/>
    </w:pPr>
    <w:rPr>
      <w:lang w:val="es-PE"/>
    </w:rPr>
  </w:style>
  <w:style w:type="paragraph" w:customStyle="1" w:styleId="ICAIndentAlfaNum3">
    <w:name w:val="ICA Indent Alfa Num 3"/>
    <w:basedOn w:val="ICATexto"/>
    <w:rsid w:val="00993C14"/>
    <w:pPr>
      <w:ind w:left="1701"/>
    </w:pPr>
    <w:rPr>
      <w:lang w:val="es-PE"/>
    </w:rPr>
  </w:style>
  <w:style w:type="paragraph" w:customStyle="1" w:styleId="ICAIndentAlfaNum2">
    <w:name w:val="ICA Indent Alfa Num 2"/>
    <w:basedOn w:val="ICATexto"/>
    <w:rsid w:val="00993C14"/>
    <w:pPr>
      <w:ind w:left="1134"/>
    </w:pPr>
    <w:rPr>
      <w:lang w:val="es-PE"/>
    </w:rPr>
  </w:style>
  <w:style w:type="paragraph" w:customStyle="1" w:styleId="ICABulletAlfa2">
    <w:name w:val="ICA Bullet Alfa 2"/>
    <w:basedOn w:val="ICATexto"/>
    <w:rsid w:val="00077869"/>
    <w:pPr>
      <w:tabs>
        <w:tab w:val="num" w:pos="1440"/>
      </w:tabs>
      <w:ind w:left="1440" w:hanging="720"/>
    </w:pPr>
    <w:rPr>
      <w:lang w:val="en-US"/>
    </w:rPr>
  </w:style>
  <w:style w:type="paragraph" w:customStyle="1" w:styleId="ICAIndent1">
    <w:name w:val="ICA Indent 1"/>
    <w:basedOn w:val="ICATexto"/>
    <w:rsid w:val="00993C14"/>
    <w:pPr>
      <w:ind w:left="709"/>
    </w:pPr>
  </w:style>
  <w:style w:type="paragraph" w:customStyle="1" w:styleId="ICABulletAlfa3">
    <w:name w:val="ICA Bullet Alfa 3"/>
    <w:basedOn w:val="ICATexto"/>
    <w:rsid w:val="00077869"/>
    <w:pPr>
      <w:tabs>
        <w:tab w:val="num" w:pos="2160"/>
      </w:tabs>
      <w:ind w:left="2160" w:hanging="720"/>
    </w:pPr>
    <w:rPr>
      <w:lang w:val="en-US"/>
    </w:rPr>
  </w:style>
  <w:style w:type="paragraph" w:customStyle="1" w:styleId="ICATtulo">
    <w:name w:val="ICA Título"/>
    <w:basedOn w:val="ICATitulo1"/>
    <w:next w:val="ICATexto"/>
    <w:rsid w:val="004E65B3"/>
    <w:pPr>
      <w:tabs>
        <w:tab w:val="clear" w:pos="426"/>
      </w:tabs>
      <w:spacing w:after="480"/>
      <w:ind w:left="0" w:firstLine="0"/>
      <w:jc w:val="both"/>
      <w:outlineLvl w:val="4"/>
    </w:pPr>
  </w:style>
  <w:style w:type="paragraph" w:styleId="Cabealho">
    <w:name w:val="header"/>
    <w:basedOn w:val="Normal"/>
    <w:link w:val="CabealhoChar"/>
    <w:rsid w:val="003E64FA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rsid w:val="002A6FD6"/>
    <w:rPr>
      <w:sz w:val="24"/>
      <w:szCs w:val="24"/>
      <w:lang w:val="pt-BR" w:eastAsia="pt-BR" w:bidi="ar-SA"/>
    </w:rPr>
  </w:style>
  <w:style w:type="paragraph" w:styleId="Rodap">
    <w:name w:val="footer"/>
    <w:basedOn w:val="Normal"/>
    <w:rsid w:val="003E64FA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CA3626"/>
  </w:style>
  <w:style w:type="paragraph" w:customStyle="1" w:styleId="ICAIndent2">
    <w:name w:val="ICA Indent 2"/>
    <w:basedOn w:val="ICATexto"/>
    <w:rsid w:val="00573A1D"/>
    <w:pPr>
      <w:ind w:left="992"/>
    </w:pPr>
    <w:rPr>
      <w:lang w:val="es-PE"/>
    </w:rPr>
  </w:style>
  <w:style w:type="paragraph" w:customStyle="1" w:styleId="ICAIndent3">
    <w:name w:val="ICA Indent 3"/>
    <w:basedOn w:val="ICATexto"/>
    <w:rsid w:val="00573A1D"/>
    <w:pPr>
      <w:ind w:left="1276"/>
    </w:pPr>
  </w:style>
  <w:style w:type="paragraph" w:customStyle="1" w:styleId="ICALogoCapa">
    <w:name w:val="ICA Logo Capa"/>
    <w:basedOn w:val="ICATexto"/>
    <w:link w:val="ICALogoCapaChar"/>
    <w:rsid w:val="002A6FD6"/>
    <w:pPr>
      <w:spacing w:after="240"/>
      <w:jc w:val="center"/>
    </w:pPr>
    <w:rPr>
      <w:sz w:val="22"/>
    </w:rPr>
  </w:style>
  <w:style w:type="character" w:customStyle="1" w:styleId="ICALogoCapaChar">
    <w:name w:val="ICA Logo Capa Char"/>
    <w:basedOn w:val="ICATextoChar"/>
    <w:link w:val="ICALogoCapa"/>
    <w:rsid w:val="00720F64"/>
    <w:rPr>
      <w:rFonts w:ascii="Arial" w:hAnsi="Arial"/>
      <w:sz w:val="22"/>
      <w:szCs w:val="24"/>
      <w:lang w:val="pt-BR" w:eastAsia="pt-BR" w:bidi="ar-SA"/>
    </w:rPr>
  </w:style>
  <w:style w:type="paragraph" w:customStyle="1" w:styleId="ICACapaTitulo1">
    <w:name w:val="ICA Capa Titulo 1"/>
    <w:basedOn w:val="ICATexto"/>
    <w:rsid w:val="002A6FD6"/>
    <w:pPr>
      <w:spacing w:before="240" w:after="240"/>
      <w:jc w:val="center"/>
    </w:pPr>
    <w:rPr>
      <w:rFonts w:ascii="Tahoma" w:hAnsi="Tahoma"/>
      <w:i/>
      <w:sz w:val="40"/>
    </w:rPr>
  </w:style>
  <w:style w:type="paragraph" w:customStyle="1" w:styleId="ICACapaTitulo2">
    <w:name w:val="ICA Capa Titulo 2"/>
    <w:basedOn w:val="ICATexto"/>
    <w:next w:val="ICACapaData"/>
    <w:rsid w:val="0075348A"/>
    <w:pPr>
      <w:jc w:val="center"/>
    </w:pPr>
    <w:rPr>
      <w:rFonts w:ascii="Tahoma" w:hAnsi="Tahoma"/>
      <w:i/>
      <w:sz w:val="36"/>
    </w:rPr>
  </w:style>
  <w:style w:type="paragraph" w:customStyle="1" w:styleId="ICACapaData">
    <w:name w:val="ICA Capa Data"/>
    <w:basedOn w:val="ICATexto"/>
    <w:rsid w:val="0075348A"/>
    <w:pPr>
      <w:spacing w:before="360" w:after="240"/>
      <w:jc w:val="center"/>
    </w:pPr>
    <w:rPr>
      <w:rFonts w:ascii="Tahoma" w:hAnsi="Tahoma"/>
      <w:b/>
      <w:i/>
      <w:sz w:val="24"/>
    </w:rPr>
  </w:style>
  <w:style w:type="table" w:styleId="Tabelacomgrade">
    <w:name w:val="Table Grid"/>
    <w:basedOn w:val="Tabelanormal"/>
    <w:rsid w:val="00D53E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CACapaEndereo">
    <w:name w:val="ICA Capa Endereço"/>
    <w:basedOn w:val="Normal"/>
    <w:rsid w:val="002A6FD6"/>
    <w:pPr>
      <w:spacing w:before="40"/>
      <w:jc w:val="right"/>
    </w:pPr>
    <w:rPr>
      <w:rFonts w:ascii="Tahoma" w:hAnsi="Tahoma"/>
      <w:sz w:val="20"/>
      <w:szCs w:val="20"/>
    </w:rPr>
  </w:style>
  <w:style w:type="paragraph" w:customStyle="1" w:styleId="ICACapaBarraAzulEndereo">
    <w:name w:val="ICA Capa Barra Azul Endereço"/>
    <w:basedOn w:val="Normal"/>
    <w:rsid w:val="002A6FD6"/>
    <w:pPr>
      <w:jc w:val="right"/>
    </w:pPr>
    <w:rPr>
      <w:rFonts w:ascii="Arial" w:hAnsi="Arial"/>
      <w:szCs w:val="20"/>
    </w:rPr>
  </w:style>
  <w:style w:type="paragraph" w:customStyle="1" w:styleId="ICACapaDados1">
    <w:name w:val="ICA Capa Dados 1"/>
    <w:basedOn w:val="Normal"/>
    <w:next w:val="ICACapaDados1Indent"/>
    <w:link w:val="ICACapaDados1Char"/>
    <w:rsid w:val="00977CFF"/>
    <w:pPr>
      <w:tabs>
        <w:tab w:val="left" w:pos="2470"/>
      </w:tabs>
      <w:spacing w:before="40"/>
      <w:ind w:left="2470" w:hanging="2470"/>
    </w:pPr>
    <w:rPr>
      <w:rFonts w:ascii="Tahoma" w:hAnsi="Tahoma"/>
    </w:rPr>
  </w:style>
  <w:style w:type="paragraph" w:customStyle="1" w:styleId="ICACapaDados1Indent">
    <w:name w:val="ICA Capa Dados 1 Indent"/>
    <w:basedOn w:val="ICACapaDados1"/>
    <w:rsid w:val="00B4693A"/>
    <w:pPr>
      <w:tabs>
        <w:tab w:val="clear" w:pos="2470"/>
      </w:tabs>
      <w:ind w:firstLine="0"/>
    </w:pPr>
  </w:style>
  <w:style w:type="character" w:customStyle="1" w:styleId="ICACapaDados1Char">
    <w:name w:val="ICA Capa Dados 1 Char"/>
    <w:basedOn w:val="Fontepargpadro"/>
    <w:link w:val="ICACapaDados1"/>
    <w:rsid w:val="00977CFF"/>
    <w:rPr>
      <w:rFonts w:ascii="Tahoma" w:hAnsi="Tahoma"/>
      <w:sz w:val="24"/>
      <w:szCs w:val="24"/>
      <w:lang w:val="pt-BR" w:eastAsia="pt-BR" w:bidi="ar-SA"/>
    </w:rPr>
  </w:style>
  <w:style w:type="paragraph" w:customStyle="1" w:styleId="ICACapaDados1Azul">
    <w:name w:val="ICA Capa Dados 1 Azul"/>
    <w:basedOn w:val="ICATexto"/>
    <w:link w:val="ICACapaDados1AzulChar"/>
    <w:rsid w:val="00221B90"/>
    <w:pPr>
      <w:spacing w:before="120"/>
      <w:ind w:left="709" w:hanging="709"/>
    </w:pPr>
    <w:rPr>
      <w:rFonts w:ascii="Tahoma" w:hAnsi="Tahoma"/>
      <w:b/>
      <w:i/>
      <w:color w:val="333399"/>
      <w:sz w:val="24"/>
    </w:rPr>
  </w:style>
  <w:style w:type="character" w:customStyle="1" w:styleId="ICACapaDados1AzulChar">
    <w:name w:val="ICA Capa Dados 1 Azul Char"/>
    <w:basedOn w:val="Fontepargpadro"/>
    <w:link w:val="ICACapaDados1Azul"/>
    <w:rsid w:val="00221B90"/>
    <w:rPr>
      <w:rFonts w:ascii="Tahoma" w:hAnsi="Tahoma"/>
      <w:b/>
      <w:i/>
      <w:color w:val="333399"/>
      <w:sz w:val="24"/>
      <w:szCs w:val="24"/>
      <w:lang w:val="pt-BR" w:eastAsia="pt-BR" w:bidi="ar-SA"/>
    </w:rPr>
  </w:style>
  <w:style w:type="character" w:styleId="Hyperlink">
    <w:name w:val="Hyperlink"/>
    <w:basedOn w:val="Fontepargpadro"/>
    <w:uiPriority w:val="99"/>
    <w:rsid w:val="007E5945"/>
    <w:rPr>
      <w:color w:val="0000FF"/>
      <w:u w:val="single"/>
    </w:rPr>
  </w:style>
  <w:style w:type="paragraph" w:customStyle="1" w:styleId="ICASumrio">
    <w:name w:val="ICA Sumário"/>
    <w:basedOn w:val="ICATtulo"/>
    <w:next w:val="ICATexto"/>
    <w:rsid w:val="00011A0D"/>
  </w:style>
  <w:style w:type="paragraph" w:styleId="Textodebalo">
    <w:name w:val="Balloon Text"/>
    <w:basedOn w:val="Normal"/>
    <w:semiHidden/>
    <w:rsid w:val="00F46872"/>
    <w:rPr>
      <w:rFonts w:ascii="Tahoma" w:hAnsi="Tahoma"/>
      <w:sz w:val="16"/>
      <w:szCs w:val="16"/>
    </w:rPr>
  </w:style>
  <w:style w:type="paragraph" w:customStyle="1" w:styleId="ICATextoRef">
    <w:name w:val="ICA Texto Ref"/>
    <w:basedOn w:val="ICATexto"/>
    <w:rsid w:val="00CE6058"/>
    <w:pPr>
      <w:ind w:left="709" w:hanging="709"/>
    </w:pPr>
  </w:style>
  <w:style w:type="paragraph" w:customStyle="1" w:styleId="ICACapaBarraAzul">
    <w:name w:val="ICA Capa Barra Azul"/>
    <w:basedOn w:val="Normal"/>
    <w:next w:val="Normal"/>
    <w:rsid w:val="00266BF1"/>
    <w:pPr>
      <w:spacing w:before="40"/>
    </w:pPr>
  </w:style>
  <w:style w:type="table" w:customStyle="1" w:styleId="ICACapaTabela">
    <w:name w:val="ICA Capa Tabela"/>
    <w:basedOn w:val="Tabelanormal"/>
    <w:rsid w:val="00266BF1"/>
    <w:pPr>
      <w:tabs>
        <w:tab w:val="left" w:pos="2835"/>
      </w:tabs>
      <w:spacing w:before="40"/>
    </w:pPr>
    <w:tblPr>
      <w:tblInd w:w="0" w:type="dxa"/>
      <w:tblBorders>
        <w:left w:val="single" w:sz="48" w:space="0" w:color="333399"/>
      </w:tblBorders>
      <w:tblCellMar>
        <w:top w:w="0" w:type="dxa"/>
        <w:left w:w="0" w:type="dxa"/>
        <w:bottom w:w="0" w:type="dxa"/>
        <w:right w:w="108" w:type="dxa"/>
      </w:tblCellMar>
    </w:tblPr>
  </w:style>
  <w:style w:type="paragraph" w:customStyle="1" w:styleId="ICACapaResumo">
    <w:name w:val="ICA Capa Resumo"/>
    <w:basedOn w:val="Normal"/>
    <w:rsid w:val="00720F64"/>
    <w:pPr>
      <w:jc w:val="both"/>
    </w:pPr>
    <w:rPr>
      <w:rFonts w:ascii="Tahoma" w:hAnsi="Tahoma"/>
    </w:rPr>
  </w:style>
  <w:style w:type="paragraph" w:customStyle="1" w:styleId="ICACapaTitulo2Dir">
    <w:name w:val="ICA Capa Titulo 2 Dir"/>
    <w:basedOn w:val="ICACapaTitulo2"/>
    <w:rsid w:val="00086593"/>
    <w:pPr>
      <w:pBdr>
        <w:bottom w:val="single" w:sz="4" w:space="1" w:color="auto"/>
      </w:pBdr>
      <w:jc w:val="right"/>
    </w:pPr>
  </w:style>
  <w:style w:type="paragraph" w:styleId="Subttulo">
    <w:name w:val="Subtitle"/>
    <w:basedOn w:val="Normal"/>
    <w:next w:val="Normal"/>
    <w:pPr>
      <w:spacing w:after="60"/>
    </w:pPr>
    <w:rPr>
      <w:rFonts w:ascii="Arial" w:eastAsia="Arial" w:hAnsi="Arial" w:cs="Arial"/>
    </w:rPr>
  </w:style>
  <w:style w:type="character" w:styleId="Refdecomentrio">
    <w:name w:val="annotation reference"/>
    <w:basedOn w:val="Fontepargpadro"/>
    <w:semiHidden/>
    <w:rsid w:val="00F46872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rsid w:val="00F4687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semiHidden/>
    <w:rsid w:val="00F46872"/>
    <w:rPr>
      <w:b/>
      <w:bCs/>
    </w:rPr>
  </w:style>
  <w:style w:type="paragraph" w:styleId="Recuodecorpodetexto">
    <w:name w:val="Body Text Indent"/>
    <w:basedOn w:val="Normal"/>
    <w:rsid w:val="00805CAD"/>
    <w:pPr>
      <w:ind w:firstLine="567"/>
      <w:jc w:val="both"/>
    </w:pPr>
    <w:rPr>
      <w:szCs w:val="20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C47ABC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C47AB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C47ABC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452C10"/>
    <w:pPr>
      <w:ind w:left="720"/>
      <w:contextualSpacing/>
    </w:pPr>
  </w:style>
  <w:style w:type="table" w:customStyle="1" w:styleId="Tabelacomgrade1">
    <w:name w:val="Tabela com grade1"/>
    <w:basedOn w:val="Tabelanormal"/>
    <w:next w:val="Tabelacomgrade"/>
    <w:uiPriority w:val="39"/>
    <w:rsid w:val="002E5D96"/>
    <w:rPr>
      <w:sz w:val="20"/>
      <w:szCs w:val="20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-formataoHTML">
    <w:name w:val="HTML Preformatted"/>
    <w:basedOn w:val="Normal"/>
    <w:link w:val="Pr-formataoHTMLChar"/>
    <w:uiPriority w:val="99"/>
    <w:unhideWhenUsed/>
    <w:rsid w:val="00291E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291E2A"/>
    <w:rPr>
      <w:rFonts w:ascii="Courier New" w:hAnsi="Courier New" w:cs="Courier New"/>
      <w:sz w:val="20"/>
      <w:szCs w:val="20"/>
    </w:rPr>
  </w:style>
  <w:style w:type="character" w:customStyle="1" w:styleId="y2iqfc">
    <w:name w:val="y2iqfc"/>
    <w:basedOn w:val="Fontepargpadro"/>
    <w:rsid w:val="00291E2A"/>
  </w:style>
  <w:style w:type="character" w:customStyle="1" w:styleId="Ttulo1Char">
    <w:name w:val="Título 1 Char"/>
    <w:basedOn w:val="Fontepargpadro"/>
    <w:link w:val="Ttulo1"/>
    <w:rsid w:val="001C449E"/>
    <w:rPr>
      <w:rFonts w:ascii="Arial" w:hAnsi="Arial" w:cs="Arial"/>
      <w:b/>
      <w:bCs/>
      <w:kern w:val="32"/>
      <w:sz w:val="32"/>
      <w:szCs w:val="32"/>
    </w:rPr>
  </w:style>
  <w:style w:type="character" w:customStyle="1" w:styleId="Ttulo3Char">
    <w:name w:val="Título 3 Char"/>
    <w:basedOn w:val="Fontepargpadro"/>
    <w:link w:val="Ttulo3"/>
    <w:rsid w:val="001C449E"/>
    <w:rPr>
      <w:rFonts w:ascii="Arial" w:hAnsi="Arial" w:cs="Arial"/>
      <w:b/>
      <w:bCs/>
      <w:sz w:val="26"/>
      <w:szCs w:val="26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1C449E"/>
    <w:rPr>
      <w:sz w:val="20"/>
      <w:szCs w:val="20"/>
    </w:rPr>
  </w:style>
  <w:style w:type="paragraph" w:styleId="Reviso">
    <w:name w:val="Revision"/>
    <w:hidden/>
    <w:uiPriority w:val="99"/>
    <w:semiHidden/>
    <w:rsid w:val="001C449E"/>
  </w:style>
  <w:style w:type="character" w:customStyle="1" w:styleId="enlighter-c0">
    <w:name w:val="enlighter-c0"/>
    <w:basedOn w:val="Fontepargpadro"/>
    <w:rsid w:val="00B22E82"/>
  </w:style>
  <w:style w:type="character" w:customStyle="1" w:styleId="enlighter-text">
    <w:name w:val="enlighter-text"/>
    <w:basedOn w:val="Fontepargpadro"/>
    <w:rsid w:val="00B22E82"/>
  </w:style>
  <w:style w:type="character" w:customStyle="1" w:styleId="enlighter-n0">
    <w:name w:val="enlighter-n0"/>
    <w:basedOn w:val="Fontepargpadro"/>
    <w:rsid w:val="00B22E82"/>
  </w:style>
  <w:style w:type="character" w:customStyle="1" w:styleId="enlighter-n1">
    <w:name w:val="enlighter-n1"/>
    <w:basedOn w:val="Fontepargpadro"/>
    <w:rsid w:val="00B22E82"/>
  </w:style>
  <w:style w:type="character" w:customStyle="1" w:styleId="enlighter-m0">
    <w:name w:val="enlighter-m0"/>
    <w:basedOn w:val="Fontepargpadro"/>
    <w:rsid w:val="00E533DA"/>
  </w:style>
  <w:style w:type="character" w:customStyle="1" w:styleId="enlighter-g1">
    <w:name w:val="enlighter-g1"/>
    <w:basedOn w:val="Fontepargpadro"/>
    <w:rsid w:val="00E533DA"/>
  </w:style>
  <w:style w:type="character" w:customStyle="1" w:styleId="enlighter-s0">
    <w:name w:val="enlighter-s0"/>
    <w:basedOn w:val="Fontepargpadro"/>
    <w:rsid w:val="00E533DA"/>
  </w:style>
  <w:style w:type="character" w:customStyle="1" w:styleId="enlighter-m1">
    <w:name w:val="enlighter-m1"/>
    <w:basedOn w:val="Fontepargpadro"/>
    <w:rsid w:val="00E533DA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A6940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7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793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3950263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0895002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94927210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0457119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84543539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58387950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32780165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60210958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39609655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0329930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06762066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20521475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6795073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1074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506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58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1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21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025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94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40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7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84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42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2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1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3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517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33497569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5393172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07621631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94749487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09309236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40537789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84882740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5431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40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95581733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58295629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00840637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5895085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38607905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4545983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30876397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76052365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27934899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48466126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3091920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5452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9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68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0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5002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4659999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87780922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39693457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8262406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32292295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9802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74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103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65169890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8976222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8185842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54247662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22863853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50818366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19023782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43485982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9979027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11356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698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07748688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6730294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90512774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21256152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49141246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21030610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68361674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8015059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48948587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65202592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96890065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40025425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35532393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42595581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97641493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13272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9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452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23677122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45398387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80077860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09440317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7064681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17858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869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12042281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206375214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7433328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36763607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29180797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4009010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51843104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18003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364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08508783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8465078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10421817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4655654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05570467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7760950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70179488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19729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6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107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90146035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2028629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54926459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7053676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55486409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11/relationships/commentsExtended" Target="commentsExtended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www.hydrocarbonprocessing.com/magazine/2011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hyperlink" Target="http://www.flir.com.br/ogi/display/?id=55671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e6UdTCcti8w0h9wESudJrUBiug==">AMUW2mVxDbAUDM/KHh1/qUO6hThUT+nhOCRDizXZQa1mviF3V4w0qHwTOLvgXzaXlw4oyffRINYeTXFQGRYFtvzNrNrfj2uOaGdsaAFgvYX6sOrVS49MegOKhWi87AVB8MHCjTbOiSzb+SZcw7ZkqbcYNMUT52tIimUQ8Y+2W6zWizs/Z4z+SWmR62/QgdStlklxUFWD2XpUC/Eg533orLO6aimHBB+ZG5761V5QR3EoSaQPOj/gYxlZStqur/urDeFM29xoEFmazM27M+RQ5ZmQkwt/tly+s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774EE1B-F316-4FCF-8847-96E389383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1758</TotalTime>
  <Pages>24</Pages>
  <Words>5496</Words>
  <Characters>29679</Characters>
  <Application>Microsoft Office Word</Application>
  <DocSecurity>0</DocSecurity>
  <Lines>247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BI-Master</dc:creator>
  <cp:lastModifiedBy>asus</cp:lastModifiedBy>
  <cp:revision>21</cp:revision>
  <cp:lastPrinted>2021-04-25T12:43:00Z</cp:lastPrinted>
  <dcterms:created xsi:type="dcterms:W3CDTF">2021-06-26T21:27:00Z</dcterms:created>
  <dcterms:modified xsi:type="dcterms:W3CDTF">2021-06-28T02:45:00Z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1402103960</vt:i4>
  </property>
  <property fmtid="{D5CDD505-2E9C-101B-9397-08002B2CF9AE}" pid="3" name="_EmailSubject">
    <vt:lpwstr>dicas e template relatório trabalhos BI</vt:lpwstr>
  </property>
  <property fmtid="{D5CDD505-2E9C-101B-9397-08002B2CF9AE}" pid="4" name="_AuthorEmail">
    <vt:lpwstr>dilza@ele.puc-rio.br</vt:lpwstr>
  </property>
  <property fmtid="{D5CDD505-2E9C-101B-9397-08002B2CF9AE}" pid="5" name="_AuthorEmailDisplayName">
    <vt:lpwstr>Dilza de Mattos Szwarcman</vt:lpwstr>
  </property>
  <property fmtid="{D5CDD505-2E9C-101B-9397-08002B2CF9AE}" pid="6" name="_ReviewingToolsShownOnce">
    <vt:lpwstr/>
  </property>
</Properties>
</file>